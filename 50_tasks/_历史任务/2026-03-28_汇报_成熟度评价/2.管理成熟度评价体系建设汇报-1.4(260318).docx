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AABC0" w14:textId="77777777" w:rsidR="005F291C" w:rsidRDefault="005F291C" w:rsidP="005F291C">
      <w:pPr>
        <w:ind w:firstLineChars="0" w:firstLine="0"/>
        <w:jc w:val="center"/>
      </w:pPr>
      <w:r>
        <w:rPr>
          <w:rFonts w:hint="eastAsia"/>
        </w:rPr>
        <w:t>管理成熟度评价体系专家评审汇报材料</w:t>
      </w:r>
    </w:p>
    <w:p w14:paraId="74FB9467" w14:textId="77777777" w:rsidR="005F291C" w:rsidRPr="00521873" w:rsidRDefault="005F291C" w:rsidP="005F291C">
      <w:pPr>
        <w:ind w:firstLine="883"/>
        <w:rPr>
          <w:rFonts w:ascii="FZXiaoBiaoSong-B05S" w:eastAsia="FZXiaoBiaoSong-B05S" w:hAnsi="FZXiaoBiaoSong-B05S" w:cs="FZXiaoBiaoSong-B05S"/>
          <w:b/>
          <w:bCs/>
          <w:sz w:val="44"/>
          <w:szCs w:val="44"/>
          <w:lang w:bidi="ar"/>
        </w:rPr>
      </w:pPr>
    </w:p>
    <w:p w14:paraId="72792156" w14:textId="77777777" w:rsidR="005F291C" w:rsidRDefault="005F291C" w:rsidP="005F291C">
      <w:pPr>
        <w:ind w:firstLineChars="0" w:firstLine="0"/>
        <w:jc w:val="center"/>
      </w:pPr>
      <w:r>
        <w:rPr>
          <w:rFonts w:ascii="FZXiaoBiaoSong-B05S" w:eastAsia="FZXiaoBiaoSong-B05S" w:hAnsi="FZXiaoBiaoSong-B05S" w:cs="FZXiaoBiaoSong-B05S" w:hint="eastAsia"/>
          <w:b/>
          <w:bCs/>
          <w:sz w:val="44"/>
          <w:szCs w:val="44"/>
          <w:lang w:bidi="ar"/>
        </w:rPr>
        <w:t>坚持卓越导向  对标一流企业</w:t>
      </w:r>
    </w:p>
    <w:p w14:paraId="2C00CC11" w14:textId="77777777" w:rsidR="005F291C" w:rsidRDefault="005F291C" w:rsidP="005F291C">
      <w:pPr>
        <w:ind w:firstLineChars="0" w:firstLine="0"/>
        <w:jc w:val="center"/>
      </w:pPr>
      <w:r>
        <w:rPr>
          <w:rFonts w:ascii="FZXiaoBiaoSong-B05S" w:eastAsia="FZXiaoBiaoSong-B05S" w:hAnsi="FZXiaoBiaoSong-B05S" w:cs="FZXiaoBiaoSong-B05S" w:hint="eastAsia"/>
          <w:b/>
          <w:bCs/>
          <w:sz w:val="44"/>
          <w:szCs w:val="44"/>
          <w:lang w:bidi="ar"/>
        </w:rPr>
        <w:t>努力探索管理成熟度评价体系</w:t>
      </w:r>
    </w:p>
    <w:p w14:paraId="35A16A57" w14:textId="77777777" w:rsidR="005F291C" w:rsidRDefault="005F291C" w:rsidP="005F291C">
      <w:pPr>
        <w:ind w:firstLine="883"/>
        <w:rPr>
          <w:rFonts w:ascii="FZXiaoBiaoSong-B05S" w:eastAsia="FZXiaoBiaoSong-B05S" w:hAnsi="FZXiaoBiaoSong-B05S" w:cs="FZXiaoBiaoSong-B05S"/>
          <w:b/>
          <w:bCs/>
          <w:sz w:val="44"/>
          <w:szCs w:val="44"/>
          <w:lang w:bidi="ar"/>
        </w:rPr>
      </w:pPr>
    </w:p>
    <w:sdt>
      <w:sdtPr>
        <w:rPr>
          <w:rFonts w:ascii="SimSun" w:eastAsia="SimSun" w:hAnsi="SimSun"/>
          <w:sz w:val="21"/>
        </w:rPr>
        <w:id w:val="147466510"/>
        <w15:color w:val="DBDBDB"/>
        <w:docPartObj>
          <w:docPartGallery w:val="Table of Contents"/>
          <w:docPartUnique/>
        </w:docPartObj>
      </w:sdtPr>
      <w:sdtEndPr>
        <w:rPr>
          <w:rFonts w:ascii="FZXiaoBiaoSong-B05S" w:eastAsia="FZXiaoBiaoSong-B05S" w:hAnsi="FZXiaoBiaoSong-B05S" w:cs="FZXiaoBiaoSong-B05S" w:hint="eastAsia"/>
          <w:bCs/>
          <w:sz w:val="32"/>
          <w:szCs w:val="44"/>
          <w:lang w:bidi="ar"/>
        </w:rPr>
      </w:sdtEndPr>
      <w:sdtContent>
        <w:p w14:paraId="0C794DFF" w14:textId="77777777" w:rsidR="005F291C" w:rsidRDefault="005F291C" w:rsidP="005F291C">
          <w:pPr>
            <w:spacing w:line="240" w:lineRule="auto"/>
            <w:ind w:firstLineChars="0" w:firstLine="0"/>
            <w:jc w:val="center"/>
            <w:rPr>
              <w:sz w:val="56"/>
              <w:szCs w:val="40"/>
            </w:rPr>
          </w:pPr>
          <w:r>
            <w:rPr>
              <w:rFonts w:ascii="SimSun" w:eastAsia="SimSun" w:hAnsi="SimSun"/>
              <w:sz w:val="40"/>
              <w:szCs w:val="40"/>
            </w:rPr>
            <w:t>目录</w:t>
          </w:r>
        </w:p>
        <w:p w14:paraId="6770ADA5" w14:textId="2DE00CB7" w:rsidR="005F291C" w:rsidRDefault="005F291C">
          <w:pPr>
            <w:pStyle w:val="TOC1"/>
            <w:tabs>
              <w:tab w:val="right" w:leader="dot" w:pos="9016"/>
            </w:tabs>
            <w:ind w:firstLine="64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r>
            <w:rPr>
              <w:rFonts w:ascii="FZXiaoBiaoSong-B05S" w:eastAsia="FZXiaoBiaoSong-B05S" w:hAnsi="FZXiaoBiaoSong-B05S" w:cs="FZXiaoBiaoSong-B05S" w:hint="eastAsia"/>
              <w:bCs/>
              <w:szCs w:val="44"/>
              <w:lang w:bidi="ar"/>
            </w:rPr>
            <w:fldChar w:fldCharType="begin"/>
          </w:r>
          <w:r>
            <w:rPr>
              <w:rFonts w:ascii="FZXiaoBiaoSong-B05S" w:eastAsia="FZXiaoBiaoSong-B05S" w:hAnsi="FZXiaoBiaoSong-B05S" w:cs="FZXiaoBiaoSong-B05S" w:hint="eastAsia"/>
              <w:bCs/>
              <w:szCs w:val="44"/>
              <w:lang w:bidi="ar"/>
            </w:rPr>
            <w:instrText xml:space="preserve">TOC \o “1-2” \h \u </w:instrText>
          </w:r>
          <w:r>
            <w:rPr>
              <w:rFonts w:ascii="FZXiaoBiaoSong-B05S" w:eastAsia="FZXiaoBiaoSong-B05S" w:hAnsi="FZXiaoBiaoSong-B05S" w:cs="FZXiaoBiaoSong-B05S" w:hint="eastAsia"/>
              <w:bCs/>
              <w:szCs w:val="44"/>
              <w:lang w:bidi="ar"/>
            </w:rPr>
            <w:fldChar w:fldCharType="separate"/>
          </w:r>
          <w:hyperlink w:anchor="_Toc224716795" w:history="1">
            <w:r w:rsidRPr="004B39DE">
              <w:rPr>
                <w:rStyle w:val="af8"/>
                <w:rFonts w:cs="SimHei"/>
                <w:noProof/>
              </w:rPr>
              <w:t>一、管理成熟度评价体系建设路径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_Toc224716795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8C27C70" w14:textId="501B6C8E" w:rsidR="005F291C" w:rsidRDefault="005F291C">
          <w:pPr>
            <w:pStyle w:val="TOC2"/>
            <w:tabs>
              <w:tab w:val="right" w:leader="dot" w:pos="9016"/>
            </w:tabs>
            <w:ind w:left="640" w:firstLine="64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24716796" w:history="1">
            <w:r w:rsidRPr="004B39DE">
              <w:rPr>
                <w:rStyle w:val="af8"/>
                <w:rFonts w:hAnsi="KaiTi_GB2312" w:cs="KaiTi_GB2312"/>
                <w:noProof/>
              </w:rPr>
              <w:t>（一）建设背景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_Toc224716796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82CCB4D" w14:textId="3E3D00D3" w:rsidR="005F291C" w:rsidRDefault="005F291C">
          <w:pPr>
            <w:pStyle w:val="TOC2"/>
            <w:tabs>
              <w:tab w:val="right" w:leader="dot" w:pos="9016"/>
            </w:tabs>
            <w:ind w:left="640" w:firstLine="64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24716797" w:history="1">
            <w:r w:rsidRPr="004B39DE">
              <w:rPr>
                <w:rStyle w:val="af8"/>
                <w:rFonts w:hAnsi="KaiTi_GB2312" w:cs="KaiTi_GB2312"/>
                <w:noProof/>
              </w:rPr>
              <w:t>（二）总体思路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_Toc224716797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980110E" w14:textId="797B1CC6" w:rsidR="005F291C" w:rsidRDefault="005F291C">
          <w:pPr>
            <w:pStyle w:val="TOC2"/>
            <w:tabs>
              <w:tab w:val="right" w:leader="dot" w:pos="9016"/>
            </w:tabs>
            <w:ind w:left="640" w:firstLine="64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24716798" w:history="1">
            <w:r w:rsidRPr="004B39DE">
              <w:rPr>
                <w:rStyle w:val="af8"/>
                <w:rFonts w:hAnsi="KaiTi_GB2312" w:cs="KaiTi_GB2312"/>
                <w:noProof/>
              </w:rPr>
              <w:t>（三）建设模式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_Toc224716798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11B15E4" w14:textId="74E30AF6" w:rsidR="005F291C" w:rsidRDefault="005F291C">
          <w:pPr>
            <w:pStyle w:val="TOC1"/>
            <w:tabs>
              <w:tab w:val="right" w:leader="dot" w:pos="9016"/>
            </w:tabs>
            <w:ind w:firstLine="64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24716799" w:history="1">
            <w:r w:rsidRPr="004B39DE">
              <w:rPr>
                <w:rStyle w:val="af8"/>
                <w:rFonts w:cs="SimHei"/>
                <w:noProof/>
              </w:rPr>
              <w:t>二、评价体系建设内容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_Toc224716799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7236A1A" w14:textId="3E5C8529" w:rsidR="005F291C" w:rsidRDefault="005F291C">
          <w:pPr>
            <w:pStyle w:val="TOC2"/>
            <w:tabs>
              <w:tab w:val="right" w:leader="dot" w:pos="9016"/>
            </w:tabs>
            <w:ind w:left="640" w:firstLine="64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24716800" w:history="1">
            <w:r w:rsidRPr="004B39DE">
              <w:rPr>
                <w:rStyle w:val="af8"/>
                <w:rFonts w:hAnsi="KaiTi_GB2312" w:cs="KaiTi_GB2312"/>
                <w:noProof/>
              </w:rPr>
              <w:t>（一）体系总体架构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_Toc224716800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4AA299B" w14:textId="4045ABBD" w:rsidR="005F291C" w:rsidRDefault="005F291C">
          <w:pPr>
            <w:pStyle w:val="TOC2"/>
            <w:tabs>
              <w:tab w:val="right" w:leader="dot" w:pos="9016"/>
            </w:tabs>
            <w:ind w:left="640" w:firstLine="64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24716801" w:history="1">
            <w:r w:rsidRPr="004B39DE">
              <w:rPr>
                <w:rStyle w:val="af8"/>
                <w:rFonts w:hAnsi="KaiTi_GB2312" w:cs="KaiTi_GB2312"/>
                <w:noProof/>
              </w:rPr>
              <w:t>（三）评价内容设计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_Toc224716801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F0B138F" w14:textId="11DCB02C" w:rsidR="005F291C" w:rsidRDefault="005F291C">
          <w:pPr>
            <w:pStyle w:val="TOC2"/>
            <w:tabs>
              <w:tab w:val="right" w:leader="dot" w:pos="9016"/>
            </w:tabs>
            <w:ind w:left="640" w:firstLine="64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24716802" w:history="1">
            <w:r w:rsidRPr="004B39DE">
              <w:rPr>
                <w:rStyle w:val="af8"/>
                <w:rFonts w:hAnsi="KaiTi_GB2312" w:cs="KaiTi_GB2312"/>
                <w:noProof/>
              </w:rPr>
              <w:t>（四）评价方法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_Toc224716802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6FA3AEE" w14:textId="15810CA0" w:rsidR="005F291C" w:rsidRDefault="005F291C">
          <w:pPr>
            <w:pStyle w:val="TOC2"/>
            <w:tabs>
              <w:tab w:val="right" w:leader="dot" w:pos="9016"/>
            </w:tabs>
            <w:ind w:left="640" w:firstLine="64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24716803" w:history="1">
            <w:r w:rsidRPr="004B39DE">
              <w:rPr>
                <w:rStyle w:val="af8"/>
                <w:noProof/>
              </w:rPr>
              <w:t>（五）评价实施与结果运用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_Toc224716803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8B3781A" w14:textId="053C2BA8" w:rsidR="005F291C" w:rsidRDefault="005F291C">
          <w:pPr>
            <w:pStyle w:val="TOC1"/>
            <w:tabs>
              <w:tab w:val="right" w:leader="dot" w:pos="9016"/>
            </w:tabs>
            <w:ind w:firstLine="64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24716804" w:history="1">
            <w:r w:rsidRPr="004B39DE">
              <w:rPr>
                <w:rStyle w:val="af8"/>
                <w:rFonts w:cs="SimHei"/>
                <w:noProof/>
              </w:rPr>
              <w:t>三、推进情况及下一步安排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_Toc224716804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8136DC3" w14:textId="333F39FD" w:rsidR="005F291C" w:rsidRDefault="005F291C">
          <w:pPr>
            <w:pStyle w:val="TOC2"/>
            <w:tabs>
              <w:tab w:val="right" w:leader="dot" w:pos="9016"/>
            </w:tabs>
            <w:ind w:left="640" w:firstLine="64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24716805" w:history="1">
            <w:r w:rsidRPr="004B39DE">
              <w:rPr>
                <w:rStyle w:val="af8"/>
                <w:rFonts w:hAnsi="KaiTi_GB2312" w:cs="KaiTi_GB2312"/>
                <w:noProof/>
              </w:rPr>
              <w:t>（一）</w:t>
            </w:r>
            <w:r w:rsidRPr="004B39DE">
              <w:rPr>
                <w:rStyle w:val="af8"/>
                <w:rFonts w:ascii="FangSong" w:eastAsia="FangSong"/>
                <w:noProof/>
                <w:lang w:bidi="ar"/>
              </w:rPr>
              <w:t>推进路径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_Toc224716805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C66B665" w14:textId="72A1D952" w:rsidR="005F291C" w:rsidRDefault="005F291C">
          <w:pPr>
            <w:pStyle w:val="TOC2"/>
            <w:tabs>
              <w:tab w:val="right" w:leader="dot" w:pos="9016"/>
            </w:tabs>
            <w:ind w:left="640" w:firstLine="64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24716806" w:history="1">
            <w:r w:rsidRPr="004B39DE">
              <w:rPr>
                <w:rStyle w:val="af8"/>
                <w:rFonts w:hAnsi="KaiTi_GB2312" w:cs="KaiTi_GB2312"/>
                <w:noProof/>
              </w:rPr>
              <w:t>（二）试点评价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_Toc224716806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B701163" w14:textId="185015BB" w:rsidR="005F291C" w:rsidRDefault="005F291C">
          <w:pPr>
            <w:pStyle w:val="TOC2"/>
            <w:tabs>
              <w:tab w:val="right" w:leader="dot" w:pos="9016"/>
            </w:tabs>
            <w:ind w:left="640" w:firstLine="64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24716807" w:history="1">
            <w:r w:rsidRPr="004B39DE">
              <w:rPr>
                <w:rStyle w:val="af8"/>
                <w:rFonts w:hAnsi="KaiTi_GB2312" w:cs="KaiTi_GB2312"/>
                <w:noProof/>
              </w:rPr>
              <w:t>（三）全面建设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_Toc224716807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557F4DC" w14:textId="68F27AF5" w:rsidR="005F291C" w:rsidRDefault="005F291C">
          <w:pPr>
            <w:pStyle w:val="TOC2"/>
            <w:tabs>
              <w:tab w:val="right" w:leader="dot" w:pos="9016"/>
            </w:tabs>
            <w:ind w:left="640" w:firstLine="640"/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24716808" w:history="1">
            <w:r w:rsidRPr="004B39DE">
              <w:rPr>
                <w:rStyle w:val="af8"/>
                <w:noProof/>
              </w:rPr>
              <w:t>（四）下一步工作安排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_Toc224716808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9C2E506" w14:textId="6A5952FE" w:rsidR="005F291C" w:rsidRDefault="005F291C" w:rsidP="005F291C">
          <w:pPr>
            <w:ind w:firstLine="640"/>
            <w:rPr>
              <w:rFonts w:ascii="FZXiaoBiaoSong-B05S" w:eastAsia="FZXiaoBiaoSong-B05S" w:hAnsi="FZXiaoBiaoSong-B05S" w:cs="FZXiaoBiaoSong-B05S"/>
              <w:bCs/>
              <w:szCs w:val="44"/>
              <w:lang w:bidi="ar"/>
            </w:rPr>
          </w:pPr>
          <w:r>
            <w:rPr>
              <w:rFonts w:ascii="FZXiaoBiaoSong-B05S" w:eastAsia="FZXiaoBiaoSong-B05S" w:hAnsi="FZXiaoBiaoSong-B05S" w:cs="FZXiaoBiaoSong-B05S" w:hint="eastAsia"/>
              <w:bCs/>
              <w:szCs w:val="44"/>
              <w:lang w:bidi="ar"/>
            </w:rPr>
            <w:fldChar w:fldCharType="end"/>
          </w:r>
        </w:p>
      </w:sdtContent>
    </w:sdt>
    <w:p w14:paraId="34D8D36C" w14:textId="77777777" w:rsidR="005F291C" w:rsidRDefault="005F291C" w:rsidP="005F291C">
      <w:pPr>
        <w:ind w:firstLine="640"/>
        <w:rPr>
          <w:rFonts w:ascii="FZXiaoBiaoSong-B05S" w:eastAsia="FZXiaoBiaoSong-B05S" w:hAnsi="FZXiaoBiaoSong-B05S" w:cs="FZXiaoBiaoSong-B05S"/>
          <w:bCs/>
          <w:szCs w:val="44"/>
          <w:lang w:bidi="ar"/>
        </w:rPr>
      </w:pPr>
    </w:p>
    <w:p w14:paraId="7D33B192" w14:textId="77777777" w:rsidR="005F291C" w:rsidRDefault="005F291C" w:rsidP="005F291C">
      <w:pPr>
        <w:ind w:firstLine="883"/>
        <w:rPr>
          <w:rFonts w:ascii="FZXiaoBiaoSong-B05S" w:eastAsia="FZXiaoBiaoSong-B05S" w:hAnsi="FZXiaoBiaoSong-B05S" w:cs="FZXiaoBiaoSong-B05S"/>
          <w:b/>
          <w:bCs/>
          <w:sz w:val="44"/>
          <w:szCs w:val="44"/>
          <w:lang w:bidi="ar"/>
        </w:rPr>
      </w:pPr>
      <w:r>
        <w:rPr>
          <w:rFonts w:ascii="FZXiaoBiaoSong-B05S" w:eastAsia="FZXiaoBiaoSong-B05S" w:hAnsi="FZXiaoBiaoSong-B05S" w:cs="FZXiaoBiaoSong-B05S" w:hint="eastAsia"/>
          <w:b/>
          <w:bCs/>
          <w:sz w:val="44"/>
          <w:szCs w:val="44"/>
          <w:lang w:bidi="ar"/>
        </w:rPr>
        <w:br w:type="page"/>
      </w:r>
    </w:p>
    <w:p w14:paraId="433017FD" w14:textId="77777777" w:rsidR="005F291C" w:rsidRDefault="005F291C" w:rsidP="005F291C">
      <w:pPr>
        <w:ind w:firstLineChars="0" w:firstLine="0"/>
        <w:jc w:val="center"/>
      </w:pPr>
      <w:r>
        <w:rPr>
          <w:rFonts w:ascii="FZXiaoBiaoSong-B05S" w:eastAsia="FZXiaoBiaoSong-B05S" w:hAnsi="FZXiaoBiaoSong-B05S" w:cs="FZXiaoBiaoSong-B05S" w:hint="eastAsia"/>
          <w:b/>
          <w:bCs/>
          <w:sz w:val="44"/>
          <w:szCs w:val="44"/>
          <w:lang w:bidi="ar"/>
        </w:rPr>
        <w:lastRenderedPageBreak/>
        <w:t>坚持卓越导向  对标一流企业</w:t>
      </w:r>
    </w:p>
    <w:p w14:paraId="271518C2" w14:textId="77777777" w:rsidR="005F291C" w:rsidRDefault="005F291C" w:rsidP="005F291C">
      <w:pPr>
        <w:ind w:firstLineChars="0" w:firstLine="0"/>
        <w:jc w:val="center"/>
      </w:pPr>
      <w:r>
        <w:rPr>
          <w:rFonts w:ascii="FZXiaoBiaoSong-B05S" w:eastAsia="FZXiaoBiaoSong-B05S" w:hAnsi="FZXiaoBiaoSong-B05S" w:cs="FZXiaoBiaoSong-B05S" w:hint="eastAsia"/>
          <w:b/>
          <w:bCs/>
          <w:sz w:val="44"/>
          <w:szCs w:val="44"/>
          <w:lang w:bidi="ar"/>
        </w:rPr>
        <w:t>努力探索管理成熟度评价体系</w:t>
      </w:r>
    </w:p>
    <w:p w14:paraId="6F6387C4" w14:textId="74416117" w:rsidR="005F291C" w:rsidRDefault="005F291C" w:rsidP="005F291C">
      <w:pPr>
        <w:spacing w:before="100" w:after="200"/>
        <w:ind w:firstLine="640"/>
        <w:jc w:val="center"/>
      </w:pPr>
      <w:r>
        <w:rPr>
          <w:rFonts w:ascii="FangSong" w:eastAsia="FangSong" w:hAnsi="FangSong" w:cs="FangSong" w:hint="eastAsia"/>
          <w:szCs w:val="32"/>
          <w:lang w:bidi="ar"/>
        </w:rPr>
        <w:t>河南中烟工业有限</w:t>
      </w:r>
      <w:r w:rsidR="00A60B4C">
        <w:rPr>
          <w:rFonts w:ascii="FangSong" w:eastAsia="FangSong" w:hAnsi="FangSong" w:cs="FangSong" w:hint="eastAsia"/>
          <w:szCs w:val="32"/>
          <w:lang w:bidi="ar"/>
        </w:rPr>
        <w:t>责任</w:t>
      </w:r>
      <w:r>
        <w:rPr>
          <w:rFonts w:ascii="FangSong" w:eastAsia="FangSong" w:hAnsi="FangSong" w:cs="FangSong" w:hint="eastAsia"/>
          <w:szCs w:val="32"/>
          <w:lang w:bidi="ar"/>
        </w:rPr>
        <w:t>公司</w:t>
      </w:r>
    </w:p>
    <w:p w14:paraId="585C5A5F" w14:textId="77777777" w:rsidR="005F291C" w:rsidRDefault="005F291C" w:rsidP="005F291C">
      <w:pPr>
        <w:ind w:firstLine="640"/>
      </w:pPr>
    </w:p>
    <w:p w14:paraId="6A03C534" w14:textId="77777777" w:rsidR="005F291C" w:rsidRDefault="005F291C" w:rsidP="005F291C">
      <w:pPr>
        <w:ind w:firstLine="640"/>
      </w:pPr>
      <w:r>
        <w:rPr>
          <w:rFonts w:hint="eastAsia"/>
          <w:lang w:bidi="ar"/>
        </w:rPr>
        <w:t>牢牢把握“加快建设更多世界一流企业”实践要领，全面落实行业“推进高效能治理”战略部署，深入贯彻国家局管理提升三年行动工作部署，河南中烟初步构建“6+1+1”管理成熟度评价体系，积极探索走出一条质量更好、效率更高、服务更优的管理提升新路径，持续提高企业治理体系和治理能力现代化水平，不断增强核心竞争力，造就竞争新优势。现将有关情况汇报如下。</w:t>
      </w:r>
    </w:p>
    <w:p w14:paraId="09B24B4B" w14:textId="6444C2A8" w:rsidR="008E5334" w:rsidRDefault="008E5334" w:rsidP="005F291C">
      <w:pPr>
        <w:pStyle w:val="1"/>
        <w:widowControl/>
        <w:ind w:firstLine="640"/>
        <w:rPr>
          <w:ins w:id="0" w:author="JF XU" w:date="2026-03-19T16:22:00Z" w16du:dateUtc="2026-03-19T08:22:00Z"/>
          <w:rFonts w:cs="SimHei"/>
        </w:rPr>
      </w:pPr>
      <w:bookmarkStart w:id="1" w:name="_Toc224716795"/>
      <w:ins w:id="2" w:author="JF XU" w:date="2026-03-19T16:21:00Z" w16du:dateUtc="2026-03-19T08:21:00Z">
        <w:r>
          <w:rPr>
            <w:rFonts w:cs="SimHei" w:hint="eastAsia"/>
          </w:rPr>
          <w:t>一、为什么</w:t>
        </w:r>
      </w:ins>
    </w:p>
    <w:p w14:paraId="3FEE8548" w14:textId="4E97AC9A" w:rsidR="00DA3D2A" w:rsidRDefault="00AA6278" w:rsidP="00DA3D2A">
      <w:pPr>
        <w:ind w:firstLine="640"/>
        <w:rPr>
          <w:ins w:id="3" w:author="JF XU" w:date="2026-03-19T16:23:00Z" w16du:dateUtc="2026-03-19T08:23:00Z"/>
        </w:rPr>
      </w:pPr>
      <w:ins w:id="4" w:author="JF XU" w:date="2026-03-19T16:23:00Z" w16du:dateUtc="2026-03-19T08:23:00Z">
        <w:r>
          <w:rPr>
            <w:rFonts w:hint="eastAsia"/>
          </w:rPr>
          <w:t>（一）</w:t>
        </w:r>
      </w:ins>
      <w:ins w:id="5" w:author="JF XU" w:date="2026-03-19T16:22:00Z" w16du:dateUtc="2026-03-19T08:22:00Z">
        <w:r w:rsidR="00DA3D2A">
          <w:rPr>
            <w:rFonts w:hint="eastAsia"/>
          </w:rPr>
          <w:t>国家局管理提升</w:t>
        </w:r>
      </w:ins>
      <w:ins w:id="6" w:author="JF XU" w:date="2026-03-19T16:23:00Z" w16du:dateUtc="2026-03-19T08:23:00Z">
        <w:r w:rsidR="00BD437F">
          <w:rPr>
            <w:rFonts w:hint="eastAsia"/>
          </w:rPr>
          <w:t>要求</w:t>
        </w:r>
      </w:ins>
    </w:p>
    <w:p w14:paraId="421325DB" w14:textId="6E01AFCD" w:rsidR="00BD437F" w:rsidRDefault="008608A7" w:rsidP="00DA3D2A">
      <w:pPr>
        <w:ind w:firstLine="640"/>
        <w:rPr>
          <w:ins w:id="7" w:author="JF XU" w:date="2026-03-19T16:23:00Z" w16du:dateUtc="2026-03-19T08:23:00Z"/>
        </w:rPr>
      </w:pPr>
      <w:ins w:id="8" w:author="JF XU" w:date="2026-03-19T16:23:00Z" w16du:dateUtc="2026-03-19T08:23:00Z">
        <w:r>
          <w:rPr>
            <w:rFonts w:hint="eastAsia"/>
          </w:rPr>
          <w:t>具体，理解、解读与抓手</w:t>
        </w:r>
      </w:ins>
    </w:p>
    <w:p w14:paraId="25E6BAAF" w14:textId="57AD64B6" w:rsidR="008608A7" w:rsidRDefault="00AA6278" w:rsidP="00DA3D2A">
      <w:pPr>
        <w:ind w:firstLine="640"/>
        <w:rPr>
          <w:ins w:id="9" w:author="JF XU" w:date="2026-03-19T16:23:00Z" w16du:dateUtc="2026-03-19T08:23:00Z"/>
        </w:rPr>
      </w:pPr>
      <w:ins w:id="10" w:author="JF XU" w:date="2026-03-19T16:23:00Z" w16du:dateUtc="2026-03-19T08:23:00Z">
        <w:r>
          <w:rPr>
            <w:rFonts w:hint="eastAsia"/>
          </w:rPr>
          <w:t>（二）奋进一流、一体化管控持续优化完善</w:t>
        </w:r>
      </w:ins>
    </w:p>
    <w:p w14:paraId="1538852C" w14:textId="752F53A0" w:rsidR="00E4542F" w:rsidRDefault="00E4542F" w:rsidP="00DA3D2A">
      <w:pPr>
        <w:ind w:firstLine="640"/>
        <w:rPr>
          <w:ins w:id="11" w:author="JF XU" w:date="2026-03-19T16:25:00Z" w16du:dateUtc="2026-03-19T08:25:00Z"/>
        </w:rPr>
      </w:pPr>
      <w:ins w:id="12" w:author="JF XU" w:date="2026-03-19T16:24:00Z" w16du:dateUtc="2026-03-19T08:24:00Z">
        <w:r>
          <w:rPr>
            <w:rFonts w:hint="eastAsia"/>
          </w:rPr>
          <w:t>奋进一流</w:t>
        </w:r>
      </w:ins>
      <w:ins w:id="13" w:author="JF XU" w:date="2026-03-19T16:25:00Z" w16du:dateUtc="2026-03-19T08:25:00Z">
        <w:r>
          <w:rPr>
            <w:rFonts w:hint="eastAsia"/>
          </w:rPr>
          <w:t>：管理如何一流</w:t>
        </w:r>
      </w:ins>
      <w:ins w:id="14" w:author="JF XU" w:date="2026-03-19T16:27:00Z" w16du:dateUtc="2026-03-19T08:27:00Z">
        <w:r w:rsidR="0079164B">
          <w:rPr>
            <w:rFonts w:hint="eastAsia"/>
          </w:rPr>
          <w:t>，管理效能</w:t>
        </w:r>
      </w:ins>
    </w:p>
    <w:p w14:paraId="2F5076B8" w14:textId="44252EF1" w:rsidR="00AA6278" w:rsidRDefault="00E4542F" w:rsidP="00DA3D2A">
      <w:pPr>
        <w:ind w:firstLine="640"/>
        <w:rPr>
          <w:ins w:id="15" w:author="JF XU" w:date="2026-03-19T16:25:00Z" w16du:dateUtc="2026-03-19T08:25:00Z"/>
        </w:rPr>
      </w:pPr>
      <w:ins w:id="16" w:author="JF XU" w:date="2026-03-19T16:25:00Z" w16du:dateUtc="2026-03-19T08:25:00Z">
        <w:r>
          <w:rPr>
            <w:rFonts w:hint="eastAsia"/>
          </w:rPr>
          <w:t>一体化：</w:t>
        </w:r>
      </w:ins>
      <w:ins w:id="17" w:author="JF XU" w:date="2026-03-19T16:24:00Z" w16du:dateUtc="2026-03-19T08:24:00Z">
        <w:r>
          <w:rPr>
            <w:rFonts w:hint="eastAsia"/>
          </w:rPr>
          <w:t>管理体系持续优化</w:t>
        </w:r>
      </w:ins>
      <w:ins w:id="18" w:author="JF XU" w:date="2026-03-19T16:25:00Z" w16du:dateUtc="2026-03-19T08:25:00Z">
        <w:r>
          <w:rPr>
            <w:rFonts w:hint="eastAsia"/>
          </w:rPr>
          <w:t>，僵化问题</w:t>
        </w:r>
      </w:ins>
    </w:p>
    <w:p w14:paraId="0F560CF3" w14:textId="0AB13679" w:rsidR="00E4542F" w:rsidRDefault="0098346F" w:rsidP="00DA3D2A">
      <w:pPr>
        <w:ind w:firstLine="640"/>
        <w:rPr>
          <w:ins w:id="19" w:author="JF XU" w:date="2026-03-19T16:25:00Z" w16du:dateUtc="2026-03-19T08:25:00Z"/>
        </w:rPr>
      </w:pPr>
      <w:ins w:id="20" w:author="JF XU" w:date="2026-03-19T16:25:00Z" w16du:dateUtc="2026-03-19T08:25:00Z">
        <w:r>
          <w:rPr>
            <w:rFonts w:hint="eastAsia"/>
          </w:rPr>
          <w:t>（三）行业管理诊断优化</w:t>
        </w:r>
      </w:ins>
    </w:p>
    <w:p w14:paraId="6AB61EC4" w14:textId="05548CBA" w:rsidR="0098346F" w:rsidRDefault="0098346F" w:rsidP="00DA3D2A">
      <w:pPr>
        <w:ind w:firstLine="640"/>
        <w:rPr>
          <w:ins w:id="21" w:author="JF XU" w:date="2026-03-19T16:26:00Z" w16du:dateUtc="2026-03-19T08:26:00Z"/>
        </w:rPr>
      </w:pPr>
      <w:ins w:id="22" w:author="JF XU" w:date="2026-03-19T16:25:00Z" w16du:dateUtc="2026-03-19T08:25:00Z">
        <w:r>
          <w:rPr>
            <w:rFonts w:hint="eastAsia"/>
          </w:rPr>
          <w:t>程序，没有标尺</w:t>
        </w:r>
        <w:r w:rsidR="0069338D">
          <w:rPr>
            <w:rFonts w:hint="eastAsia"/>
          </w:rPr>
          <w:t>，视角不同，</w:t>
        </w:r>
      </w:ins>
      <w:ins w:id="23" w:author="JF XU" w:date="2026-03-19T16:26:00Z" w16du:dateUtc="2026-03-19T08:26:00Z">
        <w:r w:rsidR="0069338D">
          <w:rPr>
            <w:rFonts w:hint="eastAsia"/>
          </w:rPr>
          <w:t>结论不同。</w:t>
        </w:r>
      </w:ins>
    </w:p>
    <w:p w14:paraId="20609092" w14:textId="133B507F" w:rsidR="0069338D" w:rsidRDefault="00B82641" w:rsidP="00DA3D2A">
      <w:pPr>
        <w:ind w:firstLine="640"/>
        <w:rPr>
          <w:ins w:id="24" w:author="JF XU" w:date="2026-03-19T16:26:00Z" w16du:dateUtc="2026-03-19T08:26:00Z"/>
        </w:rPr>
      </w:pPr>
      <w:ins w:id="25" w:author="JF XU" w:date="2026-03-19T16:26:00Z" w16du:dateUtc="2026-03-19T08:26:00Z">
        <w:r>
          <w:rPr>
            <w:rFonts w:hint="eastAsia"/>
          </w:rPr>
          <w:t>具象。</w:t>
        </w:r>
      </w:ins>
    </w:p>
    <w:p w14:paraId="0B7FEE74" w14:textId="65D586FE" w:rsidR="009315A9" w:rsidRDefault="009315A9" w:rsidP="00DA3D2A">
      <w:pPr>
        <w:ind w:firstLine="640"/>
        <w:rPr>
          <w:ins w:id="26" w:author="JF XU" w:date="2026-03-19T16:26:00Z" w16du:dateUtc="2026-03-19T08:26:00Z"/>
        </w:rPr>
      </w:pPr>
      <w:ins w:id="27" w:author="JF XU" w:date="2026-03-19T16:26:00Z" w16du:dateUtc="2026-03-19T08:26:00Z">
        <w:r>
          <w:rPr>
            <w:rFonts w:hint="eastAsia"/>
          </w:rPr>
          <w:t>没讲什么。</w:t>
        </w:r>
      </w:ins>
    </w:p>
    <w:p w14:paraId="106C1A4F" w14:textId="77777777" w:rsidR="009315A9" w:rsidRDefault="009315A9" w:rsidP="00DA3D2A">
      <w:pPr>
        <w:ind w:firstLine="640"/>
        <w:rPr>
          <w:ins w:id="28" w:author="JF XU" w:date="2026-03-19T16:22:00Z" w16du:dateUtc="2026-03-19T08:22:00Z"/>
        </w:rPr>
      </w:pPr>
    </w:p>
    <w:p w14:paraId="35AA5172" w14:textId="77777777" w:rsidR="00DA3D2A" w:rsidRPr="00DA3D2A" w:rsidRDefault="00DA3D2A">
      <w:pPr>
        <w:ind w:firstLine="640"/>
        <w:rPr>
          <w:ins w:id="29" w:author="JF XU" w:date="2026-03-19T16:21:00Z" w16du:dateUtc="2026-03-19T08:21:00Z"/>
        </w:rPr>
        <w:pPrChange w:id="30" w:author="JF XU" w:date="2026-03-19T16:22:00Z" w16du:dateUtc="2026-03-19T08:22:00Z">
          <w:pPr>
            <w:pStyle w:val="1"/>
            <w:widowControl/>
            <w:ind w:firstLine="640"/>
          </w:pPr>
        </w:pPrChange>
      </w:pPr>
    </w:p>
    <w:p w14:paraId="3146E605" w14:textId="2847F15A" w:rsidR="008E5334" w:rsidRDefault="008E5334" w:rsidP="008E5334">
      <w:pPr>
        <w:pStyle w:val="1"/>
        <w:ind w:firstLine="640"/>
        <w:rPr>
          <w:ins w:id="31" w:author="JF XU" w:date="2026-03-19T16:34:00Z" w16du:dateUtc="2026-03-19T08:34:00Z"/>
        </w:rPr>
      </w:pPr>
      <w:ins w:id="32" w:author="JF XU" w:date="2026-03-19T16:21:00Z" w16du:dateUtc="2026-03-19T08:21:00Z">
        <w:r>
          <w:rPr>
            <w:rFonts w:hint="eastAsia"/>
          </w:rPr>
          <w:lastRenderedPageBreak/>
          <w:t>二、是什么</w:t>
        </w:r>
      </w:ins>
    </w:p>
    <w:p w14:paraId="22201020" w14:textId="2E10900F" w:rsidR="00D14005" w:rsidRPr="00D14005" w:rsidRDefault="00D14005">
      <w:pPr>
        <w:ind w:firstLine="640"/>
        <w:rPr>
          <w:ins w:id="33" w:author="JF XU" w:date="2026-03-19T16:21:00Z" w16du:dateUtc="2026-03-19T08:21:00Z"/>
        </w:rPr>
        <w:pPrChange w:id="34" w:author="JF XU" w:date="2026-03-19T16:34:00Z" w16du:dateUtc="2026-03-19T08:34:00Z">
          <w:pPr>
            <w:pStyle w:val="1"/>
            <w:ind w:firstLine="640"/>
          </w:pPr>
        </w:pPrChange>
      </w:pPr>
      <w:ins w:id="35" w:author="JF XU" w:date="2026-03-19T16:34:00Z" w16du:dateUtc="2026-03-19T08:34:00Z">
        <w:r>
          <w:rPr>
            <w:rFonts w:hint="eastAsia"/>
          </w:rPr>
          <w:t>总体架构调整！？</w:t>
        </w:r>
      </w:ins>
      <w:ins w:id="36" w:author="JF XU" w:date="2026-03-19T16:35:00Z" w16du:dateUtc="2026-03-19T08:35:00Z">
        <w:r>
          <w:rPr>
            <w:rFonts w:hint="eastAsia"/>
          </w:rPr>
          <w:t>完整评价体系？</w:t>
        </w:r>
      </w:ins>
    </w:p>
    <w:p w14:paraId="21FBF5E6" w14:textId="781C7D20" w:rsidR="008E5334" w:rsidRDefault="008E5334" w:rsidP="008E5334">
      <w:pPr>
        <w:pStyle w:val="1"/>
        <w:ind w:firstLine="640"/>
        <w:rPr>
          <w:ins w:id="37" w:author="JF XU" w:date="2026-03-19T16:58:00Z" w16du:dateUtc="2026-03-19T08:58:00Z"/>
        </w:rPr>
      </w:pPr>
      <w:ins w:id="38" w:author="JF XU" w:date="2026-03-19T16:21:00Z" w16du:dateUtc="2026-03-19T08:21:00Z">
        <w:r>
          <w:rPr>
            <w:rFonts w:hint="eastAsia"/>
          </w:rPr>
          <w:t>三、</w:t>
        </w:r>
      </w:ins>
      <w:ins w:id="39" w:author="JF XU" w:date="2026-03-19T16:22:00Z" w16du:dateUtc="2026-03-19T08:22:00Z">
        <w:r>
          <w:rPr>
            <w:rFonts w:hint="eastAsia"/>
          </w:rPr>
          <w:t>评价如何运用</w:t>
        </w:r>
      </w:ins>
    </w:p>
    <w:p w14:paraId="072B4F56" w14:textId="77777777" w:rsidR="002E4343" w:rsidRPr="002E4343" w:rsidRDefault="002E4343">
      <w:pPr>
        <w:ind w:firstLine="640"/>
        <w:rPr>
          <w:ins w:id="40" w:author="JF XU" w:date="2026-03-19T16:21:00Z" w16du:dateUtc="2026-03-19T08:21:00Z"/>
        </w:rPr>
        <w:pPrChange w:id="41" w:author="JF XU" w:date="2026-03-19T16:58:00Z" w16du:dateUtc="2026-03-19T08:58:00Z">
          <w:pPr>
            <w:pStyle w:val="1"/>
            <w:widowControl/>
            <w:ind w:firstLine="640"/>
          </w:pPr>
        </w:pPrChange>
      </w:pPr>
    </w:p>
    <w:p w14:paraId="2DB13BCD" w14:textId="6D08E7D2" w:rsidR="005F291C" w:rsidRDefault="005F291C" w:rsidP="005F291C">
      <w:pPr>
        <w:pStyle w:val="1"/>
        <w:widowControl/>
        <w:ind w:firstLine="640"/>
        <w:rPr>
          <w:ins w:id="42" w:author="JF XU" w:date="2026-03-19T16:21:00Z" w16du:dateUtc="2026-03-19T08:21:00Z"/>
          <w:rFonts w:cs="SimHei"/>
        </w:rPr>
      </w:pPr>
      <w:r>
        <w:rPr>
          <w:rFonts w:cs="SimHei" w:hint="eastAsia"/>
        </w:rPr>
        <w:t>一、管理成熟度评价体系建设路径</w:t>
      </w:r>
      <w:bookmarkEnd w:id="1"/>
    </w:p>
    <w:p w14:paraId="7D488EFF" w14:textId="77777777" w:rsidR="008E5334" w:rsidRPr="008E5334" w:rsidRDefault="008E5334">
      <w:pPr>
        <w:ind w:firstLine="640"/>
        <w:pPrChange w:id="43" w:author="JF XU" w:date="2026-03-19T16:21:00Z" w16du:dateUtc="2026-03-19T08:21:00Z">
          <w:pPr>
            <w:pStyle w:val="1"/>
            <w:widowControl/>
            <w:ind w:firstLine="640"/>
          </w:pPr>
        </w:pPrChange>
      </w:pPr>
    </w:p>
    <w:p w14:paraId="034FEE22" w14:textId="2B93E49C" w:rsidR="005F291C" w:rsidRDefault="005F291C" w:rsidP="005F291C">
      <w:pPr>
        <w:pStyle w:val="2"/>
        <w:widowControl/>
        <w:ind w:firstLine="640"/>
        <w:rPr>
          <w:ins w:id="44" w:author="JF XU" w:date="2026-03-19T15:47:00Z" w16du:dateUtc="2026-03-19T07:47:00Z"/>
          <w:rFonts w:hAnsi="KaiTi_GB2312" w:cs="KaiTi_GB2312"/>
        </w:rPr>
      </w:pPr>
      <w:bookmarkStart w:id="45" w:name="_Toc224716796"/>
      <w:r>
        <w:rPr>
          <w:rFonts w:hAnsi="KaiTi_GB2312" w:cs="KaiTi_GB2312" w:hint="eastAsia"/>
        </w:rPr>
        <w:t>（一）建设背景</w:t>
      </w:r>
      <w:bookmarkEnd w:id="45"/>
    </w:p>
    <w:p w14:paraId="0686BF32" w14:textId="77777777" w:rsidR="006154B8" w:rsidRPr="0083691F" w:rsidRDefault="006154B8">
      <w:pPr>
        <w:ind w:firstLine="640"/>
        <w:pPrChange w:id="46" w:author="JF XU" w:date="2026-03-19T15:47:00Z" w16du:dateUtc="2026-03-19T07:47:00Z">
          <w:pPr>
            <w:pStyle w:val="2"/>
            <w:widowControl/>
            <w:ind w:firstLine="640"/>
          </w:pPr>
        </w:pPrChange>
      </w:pPr>
    </w:p>
    <w:p w14:paraId="2C6F4CD8" w14:textId="77777777" w:rsidR="005F291C" w:rsidRPr="00CD08F7" w:rsidRDefault="005F291C" w:rsidP="005F291C">
      <w:pPr>
        <w:spacing w:line="560" w:lineRule="exact"/>
        <w:ind w:firstLine="643"/>
        <w:jc w:val="left"/>
        <w:rPr>
          <w:rFonts w:ascii="FangSong" w:eastAsia="FangSong" w:hAnsi="FangSong" w:cs="FangSong"/>
          <w:kern w:val="0"/>
          <w:szCs w:val="32"/>
          <w:lang w:bidi="ar"/>
        </w:rPr>
      </w:pPr>
      <w:r>
        <w:rPr>
          <w:rFonts w:ascii="FangSong" w:eastAsia="FangSong" w:hAnsi="FangSong" w:cs="FangSong"/>
          <w:b/>
          <w:bCs/>
          <w:kern w:val="0"/>
          <w:szCs w:val="32"/>
          <w:lang w:bidi="ar"/>
        </w:rPr>
        <w:t>一是国家局层面的战略导向与明确要求。</w:t>
      </w:r>
      <w:r>
        <w:rPr>
          <w:rFonts w:ascii="FangSong" w:eastAsia="FangSong" w:hAnsi="FangSong" w:cs="FangSong"/>
          <w:kern w:val="0"/>
          <w:szCs w:val="32"/>
          <w:lang w:bidi="ar"/>
        </w:rPr>
        <w:t>国家局提出“推进高效能治理”战略方向，以建成“产品卓越、品牌卓著、创新领先、治理现代”的世界一流企业为方向指引，深入推进企业管理提升三年行动，明确要求完善体系评价机制、持续开展有效性评价，通过管理诊断、体系评审等工作，系统查找管理体系运行的薄弱环节，推动企业管理成熟度不断提升。这一系列战略部署，为公司加快管理能力建设、探索管理成熟度评价路径提供了根本遵循和方向指引。</w:t>
      </w:r>
    </w:p>
    <w:p w14:paraId="44E3C0AE" w14:textId="77777777" w:rsidR="005F291C" w:rsidRDefault="005F291C" w:rsidP="005F291C">
      <w:pPr>
        <w:spacing w:line="560" w:lineRule="exact"/>
        <w:ind w:firstLine="643"/>
        <w:jc w:val="left"/>
        <w:rPr>
          <w:ins w:id="47" w:author="JF XU" w:date="2026-03-19T15:47:00Z" w16du:dateUtc="2026-03-19T07:47:00Z"/>
          <w:rFonts w:ascii="FangSong" w:eastAsia="FangSong" w:hAnsi="FangSong" w:cs="FangSong"/>
          <w:kern w:val="0"/>
          <w:szCs w:val="32"/>
          <w:lang w:bidi="ar"/>
        </w:rPr>
      </w:pPr>
      <w:r>
        <w:rPr>
          <w:rFonts w:ascii="FangSong" w:eastAsia="FangSong" w:hAnsi="FangSong" w:cs="FangSong"/>
          <w:b/>
          <w:bCs/>
          <w:kern w:val="0"/>
          <w:szCs w:val="32"/>
          <w:lang w:bidi="ar"/>
        </w:rPr>
        <w:t>二是公司</w:t>
      </w:r>
      <w:r>
        <w:rPr>
          <w:rFonts w:ascii="FangSong" w:eastAsia="FangSong" w:hAnsi="FangSong" w:cs="FangSong"/>
          <w:kern w:val="0"/>
          <w:szCs w:val="32"/>
          <w:lang w:bidi="ar"/>
        </w:rPr>
        <w:t>实施“奋进一流”战略</w:t>
      </w:r>
      <w:r>
        <w:rPr>
          <w:rFonts w:ascii="FangSong" w:eastAsia="FangSong" w:hAnsi="FangSong" w:cs="FangSong" w:hint="eastAsia"/>
          <w:kern w:val="0"/>
          <w:szCs w:val="32"/>
          <w:lang w:bidi="ar"/>
        </w:rPr>
        <w:t>，</w:t>
      </w:r>
      <w:r>
        <w:rPr>
          <w:rFonts w:ascii="FangSong" w:eastAsia="FangSong" w:hAnsi="FangSong" w:cs="FangSong"/>
          <w:b/>
          <w:bCs/>
          <w:kern w:val="0"/>
          <w:szCs w:val="32"/>
          <w:lang w:bidi="ar"/>
        </w:rPr>
        <w:t>推进管理效能攻坚的现实需要。</w:t>
      </w:r>
      <w:r>
        <w:rPr>
          <w:rFonts w:ascii="FangSong" w:eastAsia="FangSong" w:hAnsi="FangSong" w:cs="FangSong"/>
          <w:kern w:val="0"/>
          <w:szCs w:val="32"/>
          <w:lang w:bidi="ar"/>
        </w:rPr>
        <w:t>公司坚持行业“十六字”方针，坚定不移实施“奋进一流”战略，锚定打造更具竞争力、更有影响力的一流现代化烟草工业企业，推进企业治理体系和治理能力现代化。</w:t>
      </w:r>
      <w:r w:rsidRPr="00403B80">
        <w:rPr>
          <w:rFonts w:ascii="FangSong" w:eastAsia="FangSong" w:hAnsi="FangSong" w:cs="FangSong"/>
          <w:kern w:val="0"/>
          <w:szCs w:val="32"/>
          <w:lang w:bidi="ar"/>
        </w:rPr>
        <w:t>基于“企业化运营、一体化管控”模式的“六位一体”新管理体系</w:t>
      </w:r>
      <w:r w:rsidRPr="00403B80">
        <w:rPr>
          <w:rFonts w:ascii="FangSong" w:eastAsia="FangSong" w:hAnsi="FangSong" w:cs="FangSong" w:hint="eastAsia"/>
          <w:kern w:val="0"/>
          <w:szCs w:val="32"/>
          <w:lang w:bidi="ar"/>
        </w:rPr>
        <w:t>，</w:t>
      </w:r>
      <w:r>
        <w:rPr>
          <w:rFonts w:ascii="FangSong" w:eastAsia="FangSong" w:hAnsi="FangSong" w:cs="FangSong"/>
          <w:kern w:val="0"/>
          <w:szCs w:val="32"/>
          <w:lang w:bidi="ar"/>
        </w:rPr>
        <w:t>围绕“增效益、提效率、强能力、争一流”攻坚主题，公司启动管理效能攻坚三年行动，将管理成熟度评价确定为推进管理效能攻坚的重要抓手。公司总经理李晖明确要求：“通过管理成熟度评价深挖</w:t>
      </w:r>
      <w:r>
        <w:rPr>
          <w:rFonts w:ascii="FangSong" w:eastAsia="FangSong" w:hAnsi="FangSong" w:cs="FangSong"/>
          <w:kern w:val="0"/>
          <w:szCs w:val="32"/>
          <w:lang w:bidi="ar"/>
        </w:rPr>
        <w:lastRenderedPageBreak/>
        <w:t>公司内部管理的瓶颈和障碍，制定管理提升的目标和举措，推进管理优化和创新，持续提高整体绩效和管理能力。”当前，公司管理提升面临三类亟待破解的现实问题：一是发展路径有待明晰，建设一流现代化卷烟工业企业的愿景已经确立，但如何将行业标杆转化为具体业务需求、形成可操作的实施路径，缺乏系统方法；二是缺乏系统的诊断工具，现有年度考核、专项检查、内部审计等手段存在覆盖不全面、方法不统一、导向偏合规、缺乏分级标准和提升路线图等明显局限；三是改进的优先级和重点方向有待厘清，资源有限，但哪些问题先解决、哪些能力先提升，缺乏科学的排序依据。</w:t>
      </w:r>
    </w:p>
    <w:p w14:paraId="6C6F36B0" w14:textId="2A4FA160" w:rsidR="00960FC5" w:rsidRPr="00CD08F7" w:rsidRDefault="00960FC5">
      <w:pPr>
        <w:ind w:firstLine="640"/>
        <w:rPr>
          <w:rFonts w:ascii="FangSong" w:eastAsia="FangSong" w:hAnsi="FangSong" w:cs="FangSong"/>
          <w:kern w:val="0"/>
          <w:szCs w:val="32"/>
          <w:lang w:bidi="ar"/>
        </w:rPr>
        <w:pPrChange w:id="48" w:author="JF XU" w:date="2026-03-19T15:48:00Z" w16du:dateUtc="2026-03-19T07:48:00Z">
          <w:pPr>
            <w:spacing w:line="560" w:lineRule="exact"/>
            <w:ind w:firstLine="640"/>
            <w:jc w:val="left"/>
          </w:pPr>
        </w:pPrChange>
      </w:pPr>
      <w:ins w:id="49" w:author="JF XU" w:date="2026-03-19T15:47:00Z" w16du:dateUtc="2026-03-19T07:47:00Z">
        <w:r>
          <w:rPr>
            <w:rFonts w:hint="eastAsia"/>
          </w:rPr>
          <w:t>为啥要推成熟度？</w:t>
        </w:r>
      </w:ins>
      <w:ins w:id="50" w:author="JF XU" w:date="2026-03-19T15:48:00Z" w16du:dateUtc="2026-03-19T07:48:00Z">
        <w:r w:rsidR="00AB5FC8">
          <w:rPr>
            <w:rFonts w:hint="eastAsia"/>
          </w:rPr>
          <w:t>没讲清楚</w:t>
        </w:r>
      </w:ins>
    </w:p>
    <w:p w14:paraId="7063A541" w14:textId="77777777" w:rsidR="005F291C" w:rsidRDefault="005F291C" w:rsidP="005F291C">
      <w:pPr>
        <w:spacing w:line="560" w:lineRule="exact"/>
        <w:ind w:firstLine="643"/>
        <w:jc w:val="left"/>
      </w:pPr>
      <w:r>
        <w:rPr>
          <w:rFonts w:ascii="FangSong" w:eastAsia="FangSong" w:hAnsi="FangSong" w:cs="FangSong"/>
          <w:b/>
          <w:bCs/>
          <w:kern w:val="0"/>
          <w:szCs w:val="32"/>
          <w:lang w:bidi="ar"/>
        </w:rPr>
        <w:t>三是管理成熟度评价的运用价值与系统优势。</w:t>
      </w:r>
      <w:r>
        <w:rPr>
          <w:rFonts w:ascii="FangSong" w:eastAsia="FangSong" w:hAnsi="FangSong" w:cs="FangSong"/>
          <w:kern w:val="0"/>
          <w:szCs w:val="32"/>
          <w:lang w:bidi="ar"/>
        </w:rPr>
        <w:t>管理成熟度评价针对上述困境提供了系统性解决方案。以五级能力分级标准对管理现状进行全面“体检”和精准“画像”，清晰定位各领域与先进水平的能力差距；通过等级特征描述和关键举措设计，为各领域明确从当前等级向更高等级跃升的具体路径；通过定期评价形成“评价→改进→再评价→再提升”的闭环机制，实现从“向后看的纠偏”到“向前看的引领”的理念转变。与传统检查评审相比，管理成熟度评价不是回顾过去、对照标准找差错，而是瞄准标杆、面向未来，重在促进能力提升和持续改进，是构建自我完善、自我革新、自我提高长效机制的有效载体。</w:t>
      </w:r>
    </w:p>
    <w:p w14:paraId="39C7AAD8" w14:textId="77777777" w:rsidR="005F291C" w:rsidRDefault="005F291C" w:rsidP="005F291C">
      <w:pPr>
        <w:pStyle w:val="2"/>
        <w:widowControl/>
        <w:ind w:firstLine="640"/>
      </w:pPr>
      <w:bookmarkStart w:id="51" w:name="_Toc224716797"/>
      <w:r>
        <w:rPr>
          <w:rFonts w:hAnsi="KaiTi_GB2312" w:cs="KaiTi_GB2312" w:hint="eastAsia"/>
        </w:rPr>
        <w:t>（二）总体思路</w:t>
      </w:r>
      <w:bookmarkEnd w:id="51"/>
    </w:p>
    <w:p w14:paraId="3BF2009A" w14:textId="77777777" w:rsidR="005F291C" w:rsidRDefault="005F291C" w:rsidP="005F291C">
      <w:pPr>
        <w:spacing w:line="560" w:lineRule="exact"/>
        <w:ind w:firstLine="640"/>
        <w:rPr>
          <w:ins w:id="52" w:author="JF XU" w:date="2026-03-19T15:48:00Z" w16du:dateUtc="2026-03-19T07:48:00Z"/>
          <w:lang w:bidi="ar"/>
        </w:rPr>
      </w:pPr>
      <w:r>
        <w:rPr>
          <w:rFonts w:hint="eastAsia"/>
          <w:lang w:bidi="ar"/>
        </w:rPr>
        <w:t>紧紧围绕公司“十五五”规划，坚定不移实施“奋进一流”总体战略部署，锚定打造更具竞争力、更有影响力的一流现代化烟</w:t>
      </w:r>
      <w:r>
        <w:rPr>
          <w:rFonts w:hint="eastAsia"/>
          <w:lang w:bidi="ar"/>
        </w:rPr>
        <w:lastRenderedPageBreak/>
        <w:t>草工业企业远景目标，</w:t>
      </w:r>
      <w:r>
        <w:rPr>
          <w:rFonts w:hint="eastAsia"/>
          <w:szCs w:val="32"/>
          <w:lang w:bidi="ar"/>
        </w:rPr>
        <w:t>以法律法规、行业政策及公司要求为依据，</w:t>
      </w:r>
      <w:r>
        <w:rPr>
          <w:rFonts w:hint="eastAsia"/>
          <w:lang w:bidi="ar"/>
        </w:rPr>
        <w:t>建成“能力递进、系统完备、引领发展”的“6+1+1”（即六大核心业务+综合管理+卷烟厂）管理成熟度评价体系，有序组织开展管理成熟度评价工作，全面评估运行状态、系统诊断短板弱项、科学指引提升路径，建立健全自我完善、自我革新、自我提高的持续改进机制，不断提高公司管理成熟度水平，持续提升管理质效，有效推动企业治理体系和治理能力现代化建设。</w:t>
      </w:r>
    </w:p>
    <w:p w14:paraId="79F79C9A" w14:textId="5E8EA8B0" w:rsidR="00931B1E" w:rsidDel="0039408D" w:rsidRDefault="00931B1E" w:rsidP="005F291C">
      <w:pPr>
        <w:spacing w:line="560" w:lineRule="exact"/>
        <w:ind w:firstLine="640"/>
        <w:rPr>
          <w:del w:id="53" w:author="JF XU" w:date="2026-03-19T20:37:00Z" w16du:dateUtc="2026-03-19T12:37:00Z"/>
          <w:lang w:bidi="ar"/>
        </w:rPr>
      </w:pPr>
    </w:p>
    <w:p w14:paraId="4E0DEF82" w14:textId="77777777" w:rsidR="005F291C" w:rsidRDefault="005F291C" w:rsidP="005F291C">
      <w:pPr>
        <w:pStyle w:val="2"/>
        <w:widowControl/>
        <w:ind w:firstLine="640"/>
      </w:pPr>
      <w:bookmarkStart w:id="54" w:name="_Toc224716798"/>
      <w:r>
        <w:rPr>
          <w:rFonts w:hAnsi="KaiTi_GB2312" w:cs="KaiTi_GB2312" w:hint="eastAsia"/>
        </w:rPr>
        <w:t>（三）</w:t>
      </w:r>
      <w:r w:rsidRPr="00CF6CFA">
        <w:rPr>
          <w:rFonts w:hAnsi="KaiTi_GB2312" w:cs="KaiTi_GB2312" w:hint="eastAsia"/>
          <w:color w:val="EE0000"/>
          <w:rPrChange w:id="55" w:author="JF XU" w:date="2026-03-19T16:10:00Z" w16du:dateUtc="2026-03-19T08:10:00Z">
            <w:rPr>
              <w:rFonts w:hAnsi="KaiTi_GB2312" w:cs="KaiTi_GB2312" w:hint="eastAsia"/>
            </w:rPr>
          </w:rPrChange>
        </w:rPr>
        <w:t>建设</w:t>
      </w:r>
      <w:r>
        <w:rPr>
          <w:rFonts w:hAnsi="KaiTi_GB2312" w:cs="KaiTi_GB2312" w:hint="eastAsia"/>
        </w:rPr>
        <w:t>模式</w:t>
      </w:r>
      <w:bookmarkEnd w:id="54"/>
    </w:p>
    <w:p w14:paraId="07AA26B8" w14:textId="77777777" w:rsidR="005F291C" w:rsidRDefault="005F291C" w:rsidP="005F291C">
      <w:pPr>
        <w:spacing w:line="560" w:lineRule="exact"/>
        <w:ind w:firstLine="640"/>
        <w:rPr>
          <w:ins w:id="56" w:author="JF XU" w:date="2026-03-19T15:49:00Z" w16du:dateUtc="2026-03-19T07:49:00Z"/>
          <w:rFonts w:ascii="FangSong" w:eastAsia="FangSong" w:hAnsi="Times New Roman" w:cs="Times New Roman"/>
          <w:kern w:val="0"/>
          <w:szCs w:val="32"/>
          <w:lang w:bidi="ar"/>
        </w:rPr>
      </w:pPr>
      <w:r>
        <w:rPr>
          <w:rFonts w:ascii="FangSong" w:eastAsia="FangSong" w:hAnsi="Times New Roman" w:cs="Times New Roman"/>
          <w:kern w:val="0"/>
          <w:szCs w:val="32"/>
          <w:lang w:bidi="ar"/>
        </w:rPr>
        <w:t>管理成熟度评价在实践中形成了两类主流路径：</w:t>
      </w:r>
      <w:r w:rsidRPr="00CF6CFA">
        <w:rPr>
          <w:rFonts w:ascii="FangSong" w:eastAsia="FangSong" w:hAnsi="Times New Roman" w:cs="Times New Roman" w:hint="eastAsia"/>
          <w:kern w:val="0"/>
          <w:szCs w:val="32"/>
          <w:highlight w:val="yellow"/>
          <w:lang w:bidi="ar"/>
          <w:rPrChange w:id="57" w:author="JF XU" w:date="2026-03-19T16:14:00Z" w16du:dateUtc="2026-03-19T08:14:00Z">
            <w:rPr>
              <w:rFonts w:ascii="FangSong" w:eastAsia="FangSong" w:hAnsi="Times New Roman" w:cs="Times New Roman" w:hint="eastAsia"/>
              <w:kern w:val="0"/>
              <w:szCs w:val="32"/>
              <w:lang w:bidi="ar"/>
            </w:rPr>
          </w:rPrChange>
        </w:rPr>
        <w:t>一类是</w:t>
      </w:r>
      <w:r w:rsidRPr="00CF6CFA">
        <w:rPr>
          <w:rFonts w:ascii="FangSong" w:eastAsia="FangSong" w:hAnsi="Times New Roman" w:cs="Times New Roman"/>
          <w:kern w:val="0"/>
          <w:szCs w:val="32"/>
          <w:highlight w:val="yellow"/>
          <w:lang w:bidi="ar"/>
          <w:rPrChange w:id="58" w:author="JF XU" w:date="2026-03-19T16:14:00Z" w16du:dateUtc="2026-03-19T08:14:00Z">
            <w:rPr>
              <w:rFonts w:ascii="FangSong" w:eastAsia="FangSong" w:hAnsi="Times New Roman" w:cs="Times New Roman"/>
              <w:kern w:val="0"/>
              <w:szCs w:val="32"/>
              <w:lang w:bidi="ar"/>
            </w:rPr>
          </w:rPrChange>
        </w:rPr>
        <w:t>“</w:t>
      </w:r>
      <w:r w:rsidRPr="00CF6CFA">
        <w:rPr>
          <w:rFonts w:ascii="FangSong" w:eastAsia="FangSong" w:hAnsi="Times New Roman" w:cs="Times New Roman" w:hint="eastAsia"/>
          <w:kern w:val="0"/>
          <w:szCs w:val="32"/>
          <w:highlight w:val="yellow"/>
          <w:lang w:bidi="ar"/>
          <w:rPrChange w:id="59" w:author="JF XU" w:date="2026-03-19T16:14:00Z" w16du:dateUtc="2026-03-19T08:14:00Z">
            <w:rPr>
              <w:rFonts w:ascii="FangSong" w:eastAsia="FangSong" w:hAnsi="Times New Roman" w:cs="Times New Roman" w:hint="eastAsia"/>
              <w:kern w:val="0"/>
              <w:szCs w:val="32"/>
              <w:lang w:bidi="ar"/>
            </w:rPr>
          </w:rPrChange>
        </w:rPr>
        <w:t>通用工具</w:t>
      </w:r>
      <w:r w:rsidRPr="00CF6CFA">
        <w:rPr>
          <w:rFonts w:ascii="FangSong" w:eastAsia="FangSong" w:hAnsi="Times New Roman" w:cs="Times New Roman"/>
          <w:kern w:val="0"/>
          <w:szCs w:val="32"/>
          <w:highlight w:val="yellow"/>
          <w:lang w:bidi="ar"/>
          <w:rPrChange w:id="60" w:author="JF XU" w:date="2026-03-19T16:14:00Z" w16du:dateUtc="2026-03-19T08:14:00Z">
            <w:rPr>
              <w:rFonts w:ascii="FangSong" w:eastAsia="FangSong" w:hAnsi="Times New Roman" w:cs="Times New Roman"/>
              <w:kern w:val="0"/>
              <w:szCs w:val="32"/>
              <w:lang w:bidi="ar"/>
            </w:rPr>
          </w:rPrChange>
        </w:rPr>
        <w:t>”</w:t>
      </w:r>
      <w:r w:rsidRPr="00CF6CFA">
        <w:rPr>
          <w:rFonts w:ascii="FangSong" w:eastAsia="FangSong" w:hAnsi="Times New Roman" w:cs="Times New Roman" w:hint="eastAsia"/>
          <w:kern w:val="0"/>
          <w:szCs w:val="32"/>
          <w:highlight w:val="yellow"/>
          <w:lang w:bidi="ar"/>
          <w:rPrChange w:id="61" w:author="JF XU" w:date="2026-03-19T16:14:00Z" w16du:dateUtc="2026-03-19T08:14:00Z">
            <w:rPr>
              <w:rFonts w:ascii="FangSong" w:eastAsia="FangSong" w:hAnsi="Times New Roman" w:cs="Times New Roman" w:hint="eastAsia"/>
              <w:kern w:val="0"/>
              <w:szCs w:val="32"/>
              <w:lang w:bidi="ar"/>
            </w:rPr>
          </w:rPrChange>
        </w:rPr>
        <w:t>路径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，用统一的评价方法论对所有管理维度进行评估，优势在于框架简洁、便于横向比较，但结果只能回答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“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整体做得好不好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”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，而非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“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每个领域具体该做什么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”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；</w:t>
      </w:r>
      <w:r w:rsidRPr="00CF6CFA">
        <w:rPr>
          <w:rFonts w:ascii="FangSong" w:eastAsia="FangSong" w:hAnsi="Times New Roman" w:cs="Times New Roman" w:hint="eastAsia"/>
          <w:kern w:val="0"/>
          <w:szCs w:val="32"/>
          <w:highlight w:val="yellow"/>
          <w:lang w:bidi="ar"/>
          <w:rPrChange w:id="62" w:author="JF XU" w:date="2026-03-19T16:14:00Z" w16du:dateUtc="2026-03-19T08:14:00Z">
            <w:rPr>
              <w:rFonts w:ascii="FangSong" w:eastAsia="FangSong" w:hAnsi="Times New Roman" w:cs="Times New Roman" w:hint="eastAsia"/>
              <w:kern w:val="0"/>
              <w:szCs w:val="32"/>
              <w:lang w:bidi="ar"/>
            </w:rPr>
          </w:rPrChange>
        </w:rPr>
        <w:t>另一类是</w:t>
      </w:r>
      <w:r w:rsidRPr="00CF6CFA">
        <w:rPr>
          <w:rFonts w:ascii="FangSong" w:eastAsia="FangSong" w:hAnsi="Times New Roman" w:cs="Times New Roman"/>
          <w:kern w:val="0"/>
          <w:szCs w:val="32"/>
          <w:highlight w:val="yellow"/>
          <w:lang w:bidi="ar"/>
          <w:rPrChange w:id="63" w:author="JF XU" w:date="2026-03-19T16:14:00Z" w16du:dateUtc="2026-03-19T08:14:00Z">
            <w:rPr>
              <w:rFonts w:ascii="FangSong" w:eastAsia="FangSong" w:hAnsi="Times New Roman" w:cs="Times New Roman"/>
              <w:kern w:val="0"/>
              <w:szCs w:val="32"/>
              <w:lang w:bidi="ar"/>
            </w:rPr>
          </w:rPrChange>
        </w:rPr>
        <w:t>“</w:t>
      </w:r>
      <w:r w:rsidRPr="00CF6CFA">
        <w:rPr>
          <w:rFonts w:ascii="FangSong" w:eastAsia="FangSong" w:hAnsi="Times New Roman" w:cs="Times New Roman" w:hint="eastAsia"/>
          <w:kern w:val="0"/>
          <w:szCs w:val="32"/>
          <w:highlight w:val="yellow"/>
          <w:lang w:bidi="ar"/>
          <w:rPrChange w:id="64" w:author="JF XU" w:date="2026-03-19T16:14:00Z" w16du:dateUtc="2026-03-19T08:14:00Z">
            <w:rPr>
              <w:rFonts w:ascii="FangSong" w:eastAsia="FangSong" w:hAnsi="Times New Roman" w:cs="Times New Roman" w:hint="eastAsia"/>
              <w:kern w:val="0"/>
              <w:szCs w:val="32"/>
              <w:lang w:bidi="ar"/>
            </w:rPr>
          </w:rPrChange>
        </w:rPr>
        <w:t>分领域能力</w:t>
      </w:r>
      <w:r w:rsidRPr="00CF6CFA">
        <w:rPr>
          <w:rFonts w:ascii="FangSong" w:eastAsia="FangSong" w:hAnsi="Times New Roman" w:cs="Times New Roman"/>
          <w:kern w:val="0"/>
          <w:szCs w:val="32"/>
          <w:highlight w:val="yellow"/>
          <w:lang w:bidi="ar"/>
          <w:rPrChange w:id="65" w:author="JF XU" w:date="2026-03-19T16:14:00Z" w16du:dateUtc="2026-03-19T08:14:00Z">
            <w:rPr>
              <w:rFonts w:ascii="FangSong" w:eastAsia="FangSong" w:hAnsi="Times New Roman" w:cs="Times New Roman"/>
              <w:kern w:val="0"/>
              <w:szCs w:val="32"/>
              <w:lang w:bidi="ar"/>
            </w:rPr>
          </w:rPrChange>
        </w:rPr>
        <w:t>”</w:t>
      </w:r>
      <w:r w:rsidRPr="00CF6CFA">
        <w:rPr>
          <w:rFonts w:ascii="FangSong" w:eastAsia="FangSong" w:hAnsi="Times New Roman" w:cs="Times New Roman" w:hint="eastAsia"/>
          <w:kern w:val="0"/>
          <w:szCs w:val="32"/>
          <w:highlight w:val="yellow"/>
          <w:lang w:bidi="ar"/>
          <w:rPrChange w:id="66" w:author="JF XU" w:date="2026-03-19T16:14:00Z" w16du:dateUtc="2026-03-19T08:14:00Z">
            <w:rPr>
              <w:rFonts w:ascii="FangSong" w:eastAsia="FangSong" w:hAnsi="Times New Roman" w:cs="Times New Roman" w:hint="eastAsia"/>
              <w:kern w:val="0"/>
              <w:szCs w:val="32"/>
              <w:lang w:bidi="ar"/>
            </w:rPr>
          </w:rPrChange>
        </w:rPr>
        <w:t>路径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，为每个专业领域分别构建等级要求，明确跃升的具体路径。经过充分论证，公司确立了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“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以能力为核心、分领域构建等级要求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”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的建设模式，构建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“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6+1+1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”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管理成熟度评价体系。</w:t>
      </w:r>
    </w:p>
    <w:p w14:paraId="7438016B" w14:textId="585488D3" w:rsidR="007459D5" w:rsidRPr="00BC35BA" w:rsidDel="0039408D" w:rsidRDefault="007459D5" w:rsidP="005F291C">
      <w:pPr>
        <w:spacing w:line="560" w:lineRule="exact"/>
        <w:ind w:firstLine="640"/>
        <w:rPr>
          <w:del w:id="67" w:author="JF XU" w:date="2026-03-19T20:37:00Z" w16du:dateUtc="2026-03-19T12:37:00Z"/>
          <w:rFonts w:ascii="FangSong" w:eastAsia="FangSong" w:hAnsi="Times New Roman" w:cs="Times New Roman"/>
          <w:kern w:val="0"/>
          <w:szCs w:val="32"/>
          <w:lang w:bidi="ar"/>
        </w:rPr>
      </w:pPr>
    </w:p>
    <w:p w14:paraId="259C282D" w14:textId="77777777" w:rsidR="005F291C" w:rsidRPr="00BC35BA" w:rsidRDefault="005F291C" w:rsidP="005F291C">
      <w:pPr>
        <w:spacing w:line="560" w:lineRule="exact"/>
        <w:ind w:firstLine="640"/>
        <w:rPr>
          <w:rFonts w:ascii="FangSong" w:eastAsia="FangSong" w:hAnsi="Times New Roman" w:cs="Times New Roman"/>
          <w:kern w:val="0"/>
          <w:szCs w:val="32"/>
          <w:lang w:bidi="ar"/>
        </w:rPr>
      </w:pPr>
      <w:r>
        <w:rPr>
          <w:rFonts w:ascii="FangSong" w:eastAsia="FangSong" w:hAnsi="Times New Roman" w:cs="Times New Roman"/>
          <w:kern w:val="0"/>
          <w:szCs w:val="32"/>
          <w:lang w:bidi="ar"/>
        </w:rPr>
        <w:t>这一选择基于三点核心考量：其一，精准画像的目标定位要求评价必须穿透到具体业务场景，清晰回答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“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每个领域处在什么等级、与先进水平差距在哪里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”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，而非停留在通用框架层面；其二，各专业领域的能力发展路径、关键成功要素有本质差异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——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技术研发从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“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经验配方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”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到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“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数字调香平台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”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的跃升，与物流管理从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“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人工调度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”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到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“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智能路径优化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”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的跃升完全不同，通用方法论无法给出这种专业化指引；其三，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“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知道怎么改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”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比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“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知道好不好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”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更重要，分领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lastRenderedPageBreak/>
        <w:t>域等级要求直接为每个能力子域描绘了跃升路线图，每一级需要建立什么机制、达到什么状态、产出什么证据均有明确描述，真正将评价结果转化为改进行动。贯穿其中的底层评估方法，是管理诊断的逻辑：全面评估运行状态、精准识别短板弱项、科学指引提升路径，形成从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“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看清现状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”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到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“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知道怎么改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”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的完整诊断闭环。</w:t>
      </w:r>
    </w:p>
    <w:p w14:paraId="72BE1D30" w14:textId="77777777" w:rsidR="005F291C" w:rsidRDefault="005F291C" w:rsidP="005F291C">
      <w:pPr>
        <w:spacing w:line="560" w:lineRule="exact"/>
        <w:ind w:firstLine="640"/>
      </w:pPr>
      <w:r>
        <w:rPr>
          <w:rFonts w:ascii="FangSong" w:eastAsia="FangSong" w:hAnsi="Times New Roman" w:cs="Times New Roman"/>
          <w:kern w:val="0"/>
          <w:szCs w:val="32"/>
          <w:lang w:bidi="ar"/>
        </w:rPr>
        <w:t>分领域构建并不意味着放弃统一框架。公司在统一的五级等级标准和SRPDCA六维度通用要求基础上，让每个领域结合自身业务特点制定具体路径，实现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“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纵向整齐划一、横向整体合一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”——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等级门槛统一（3级对应行业中游偏上，4级对应行业先进），但达到门槛的路径因领域而异，兼顾了跨领域可比性与各领域专业针对性。这一模式，是对卓越绩效框架的深化与细化落地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——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将其战略、资源、过程、测量分析与改进等核心要素系统映射到各专业领域，转化为分级可操作的行动路径，实现从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“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方向引领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”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到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“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路径落地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”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的贯通，也与国家局管理提升三年行动部署高度契合，是贯彻落实公司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“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奋进一流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”</w:t>
      </w:r>
      <w:r>
        <w:rPr>
          <w:rFonts w:ascii="FangSong" w:eastAsia="FangSong" w:hAnsi="Times New Roman" w:cs="Times New Roman"/>
          <w:kern w:val="0"/>
          <w:szCs w:val="32"/>
          <w:lang w:bidi="ar"/>
        </w:rPr>
        <w:t>战略、推动治理体系和治理能力现代化的内在要求。</w:t>
      </w:r>
    </w:p>
    <w:p w14:paraId="0272A849" w14:textId="77777777" w:rsidR="005F291C" w:rsidRDefault="005F291C" w:rsidP="005F291C">
      <w:pPr>
        <w:pStyle w:val="1"/>
        <w:widowControl/>
        <w:ind w:firstLine="640"/>
      </w:pPr>
      <w:bookmarkStart w:id="68" w:name="_Toc224716799"/>
      <w:r>
        <w:rPr>
          <w:rFonts w:cs="SimHei" w:hint="eastAsia"/>
        </w:rPr>
        <w:t>二、评价体系建设内容</w:t>
      </w:r>
      <w:bookmarkEnd w:id="68"/>
    </w:p>
    <w:p w14:paraId="03AEB717" w14:textId="77777777" w:rsidR="005F291C" w:rsidRDefault="005F291C" w:rsidP="005F291C">
      <w:pPr>
        <w:pStyle w:val="2"/>
        <w:widowControl/>
        <w:ind w:firstLine="640"/>
        <w:rPr>
          <w:rFonts w:hAnsi="KaiTi_GB2312" w:cs="KaiTi_GB2312"/>
        </w:rPr>
      </w:pPr>
      <w:bookmarkStart w:id="69" w:name="_Toc224716800"/>
      <w:r>
        <w:rPr>
          <w:rFonts w:hAnsi="KaiTi_GB2312" w:cs="KaiTi_GB2312" w:hint="eastAsia"/>
        </w:rPr>
        <w:t>（一）体系总体架构</w:t>
      </w:r>
      <w:bookmarkEnd w:id="69"/>
    </w:p>
    <w:p w14:paraId="4BD63D9E" w14:textId="6BD1EACA" w:rsidR="00090ACD" w:rsidRDefault="00090ACD" w:rsidP="00090ACD">
      <w:pPr>
        <w:ind w:firstLine="640"/>
        <w:rPr>
          <w:ins w:id="70" w:author="JF XU" w:date="2026-03-19T15:50:00Z" w16du:dateUtc="2026-03-19T07:50:00Z"/>
        </w:rPr>
      </w:pPr>
      <w:r>
        <w:rPr>
          <w:rFonts w:hint="eastAsia"/>
        </w:rPr>
        <w:t>架构不仅是6+1+1</w:t>
      </w:r>
    </w:p>
    <w:p w14:paraId="7AFAB3BD" w14:textId="44F1A11F" w:rsidR="00C72F92" w:rsidRDefault="00C72F92" w:rsidP="00090ACD">
      <w:pPr>
        <w:ind w:firstLine="640"/>
        <w:rPr>
          <w:ins w:id="71" w:author="JF XU" w:date="2026-03-19T15:50:00Z" w16du:dateUtc="2026-03-19T07:50:00Z"/>
        </w:rPr>
      </w:pPr>
      <w:ins w:id="72" w:author="JF XU" w:date="2026-03-19T15:50:00Z" w16du:dateUtc="2026-03-19T07:50:00Z">
        <w:r>
          <w:rPr>
            <w:rFonts w:hint="eastAsia"/>
          </w:rPr>
          <w:t>内容重复？</w:t>
        </w:r>
      </w:ins>
    </w:p>
    <w:p w14:paraId="355CBB0D" w14:textId="64BD1DB4" w:rsidR="00C72F92" w:rsidRPr="00090ACD" w:rsidDel="0039408D" w:rsidRDefault="00C72F92" w:rsidP="00090ACD">
      <w:pPr>
        <w:ind w:firstLine="640"/>
        <w:rPr>
          <w:del w:id="73" w:author="JF XU" w:date="2026-03-19T20:37:00Z" w16du:dateUtc="2026-03-19T12:37:00Z"/>
        </w:rPr>
      </w:pPr>
    </w:p>
    <w:p w14:paraId="60B2942B" w14:textId="77777777" w:rsidR="005F291C" w:rsidRDefault="005F291C" w:rsidP="005F291C">
      <w:pPr>
        <w:pStyle w:val="3"/>
        <w:widowControl/>
        <w:ind w:firstLine="640"/>
      </w:pPr>
      <w:r>
        <w:t>1.</w:t>
      </w:r>
      <w:r>
        <w:rPr>
          <w:rFonts w:hAnsi="FangSong_GB2312" w:cs="FangSong_GB2312" w:hint="eastAsia"/>
        </w:rPr>
        <w:t>“</w:t>
      </w:r>
      <w:r>
        <w:t>6+1+1</w:t>
      </w:r>
      <w:r>
        <w:rPr>
          <w:rFonts w:hAnsi="FangSong_GB2312" w:cs="FangSong_GB2312" w:hint="eastAsia"/>
        </w:rPr>
        <w:t>”架构</w:t>
      </w:r>
      <w:commentRangeStart w:id="74"/>
      <w:r>
        <w:rPr>
          <w:rFonts w:hAnsi="FangSong_GB2312" w:cs="FangSong_GB2312" w:hint="eastAsia"/>
        </w:rPr>
        <w:t>设计</w:t>
      </w:r>
      <w:commentRangeEnd w:id="74"/>
      <w:r w:rsidR="00943DC1">
        <w:rPr>
          <w:rStyle w:val="af9"/>
          <w:sz w:val="32"/>
          <w:szCs w:val="32"/>
        </w:rPr>
        <w:commentReference w:id="74"/>
      </w:r>
    </w:p>
    <w:p w14:paraId="3DEB29E7" w14:textId="77777777" w:rsidR="005F291C" w:rsidRPr="00D23B52" w:rsidRDefault="005F291C" w:rsidP="005F291C">
      <w:pPr>
        <w:spacing w:line="570" w:lineRule="exact"/>
        <w:ind w:firstLine="640"/>
        <w:rPr>
          <w:rFonts w:ascii="FangSong" w:eastAsia="FangSong" w:hAnsi="FangSong" w:cs="FangSong"/>
          <w:kern w:val="0"/>
          <w:szCs w:val="32"/>
          <w:lang w:bidi="ar"/>
        </w:rPr>
      </w:pPr>
      <w:r>
        <w:rPr>
          <w:rFonts w:ascii="FangSong" w:eastAsia="FangSong" w:hAnsi="FangSong" w:cs="FangSong"/>
          <w:kern w:val="0"/>
          <w:szCs w:val="32"/>
          <w:lang w:bidi="ar"/>
        </w:rPr>
        <w:t>一是价值链分析。沿“烟叶进厂→产品送达消费者”的主线，识别出技术研发、原料保障、物资保障、生产制造、市场营销、物</w:t>
      </w:r>
      <w:r>
        <w:rPr>
          <w:rFonts w:ascii="FangSong" w:eastAsia="FangSong" w:hAnsi="FangSong" w:cs="FangSong"/>
          <w:kern w:val="0"/>
          <w:szCs w:val="32"/>
          <w:lang w:bidi="ar"/>
        </w:rPr>
        <w:lastRenderedPageBreak/>
        <w:t>流管理六大核心业务，构成“6”，覆盖公司价值创造的完整链条，是公司核心竞争力所在。二是职能定位分析。参考国际通行成熟度模型及行业内外一流企业管理架构，支撑保障类职能若嵌入各核心业务分别评价，会导致权重失衡和评价交叉；将其独立设置为综合管理，构成“第一个1”。综合管理包括战略管理、风险管理、财务管理、人力资源、数字化、制度体系、规范管理、行政服务、管理创新等9个能力域——核心业务是前台打仗的部队，综合管理是中后台的参谋部和保障部。三是管理层级分析。公司总部侧重战略规划与资源统筹，卷烟厂侧重生产执行与现场管控，两者在管理对象、管理颗粒度、管理方法上存在系统性差异，照搬总部标准无法对卷烟厂精准画像；但各厂在产能规模、产品结构、</w:t>
      </w:r>
      <w:r>
        <w:rPr>
          <w:rFonts w:ascii="FangSong" w:eastAsia="FangSong" w:hAnsi="FangSong" w:cs="FangSong" w:hint="eastAsia"/>
          <w:kern w:val="0"/>
          <w:szCs w:val="32"/>
          <w:lang w:bidi="ar"/>
        </w:rPr>
        <w:t>资源</w:t>
      </w:r>
      <w:r>
        <w:rPr>
          <w:rFonts w:ascii="FangSong" w:eastAsia="FangSong" w:hAnsi="FangSong" w:cs="FangSong"/>
          <w:kern w:val="0"/>
          <w:szCs w:val="32"/>
          <w:lang w:bidi="ar"/>
        </w:rPr>
        <w:t>配置上存在差异，管理能力的起点和短板各不相同</w:t>
      </w:r>
      <w:r>
        <w:rPr>
          <w:rFonts w:ascii="FangSong" w:eastAsia="FangSong" w:hAnsi="FangSong" w:cs="FangSong" w:hint="eastAsia"/>
          <w:kern w:val="0"/>
          <w:szCs w:val="32"/>
          <w:lang w:bidi="ar"/>
        </w:rPr>
        <w:t>，</w:t>
      </w:r>
      <w:r>
        <w:rPr>
          <w:rFonts w:ascii="FangSong" w:eastAsia="FangSong" w:hAnsi="FangSong" w:cs="FangSong"/>
          <w:kern w:val="0"/>
          <w:szCs w:val="32"/>
          <w:lang w:bidi="ar"/>
        </w:rPr>
        <w:t>需要独立的能力评价与改进路径。因此将卷烟厂单独设置，构成“第二个1”，围绕生产、质量、成本、管理、规范、安全六个核心维度展开评价。</w:t>
      </w:r>
    </w:p>
    <w:p w14:paraId="01B349E1" w14:textId="77777777" w:rsidR="005F291C" w:rsidRDefault="005F291C" w:rsidP="005F291C">
      <w:pPr>
        <w:spacing w:line="570" w:lineRule="exact"/>
        <w:ind w:firstLine="640"/>
        <w:rPr>
          <w:rFonts w:ascii="FangSong" w:eastAsia="FangSong" w:hAnsi="FangSong" w:cs="FangSong"/>
          <w:kern w:val="0"/>
          <w:szCs w:val="32"/>
          <w:lang w:bidi="ar"/>
        </w:rPr>
      </w:pPr>
      <w:r>
        <w:rPr>
          <w:rFonts w:ascii="FangSong" w:eastAsia="FangSong" w:hAnsi="FangSong" w:cs="FangSong"/>
          <w:kern w:val="0"/>
          <w:szCs w:val="32"/>
          <w:lang w:bidi="ar"/>
        </w:rPr>
        <w:t>评价标准的制定基础，由四个依据构成从刚性约束到引领性标杆的完整谱系：法律法规是任何等级都不能突破的底线，各专项业务组系统梳理本领域适用法规并融入相应能力子域；行业政策对照国家局管理提升三年行动等重大部署嵌入条款设计；公司要求紧扣“十五五”规划和“奋进一流”战略，确保标准扎根自身业务基础；标杆引领参考CMMI、TRACC、智能制造能力成熟度（GB/T39116）等模型及行业内外一流企业实践，为4级、5级提供标杆参照。四者的关系是：法律法规和行业政策决定“不能低于什么水平”，公司要求决定“立足于什么基础”，标杆引领决</w:t>
      </w:r>
      <w:r>
        <w:rPr>
          <w:rFonts w:ascii="FangSong" w:eastAsia="FangSong" w:hAnsi="FangSong" w:cs="FangSong"/>
          <w:kern w:val="0"/>
          <w:szCs w:val="32"/>
          <w:lang w:bidi="ar"/>
        </w:rPr>
        <w:lastRenderedPageBreak/>
        <w:t>定“应该追求什么高度”。</w:t>
      </w:r>
    </w:p>
    <w:p w14:paraId="5625F0BD" w14:textId="77777777" w:rsidR="005F291C" w:rsidRPr="00DB553F" w:rsidRDefault="005F291C" w:rsidP="005F291C">
      <w:pPr>
        <w:spacing w:line="570" w:lineRule="exact"/>
        <w:ind w:firstLine="640"/>
        <w:rPr>
          <w:rFonts w:ascii="FangSong" w:eastAsia="FangSong" w:hAnsi="FangSong" w:cs="FangSong"/>
          <w:kern w:val="0"/>
          <w:szCs w:val="32"/>
          <w:lang w:bidi="ar"/>
        </w:rPr>
      </w:pPr>
      <w:r>
        <w:rPr>
          <w:rFonts w:ascii="FangSong" w:eastAsia="FangSong" w:hAnsi="FangSong" w:cs="FangSong"/>
          <w:kern w:val="0"/>
          <w:szCs w:val="32"/>
          <w:lang w:bidi="ar"/>
        </w:rPr>
        <w:t>评价驱动能力提升的运行机制，由策划、实施、分析、提升四个环节构成PDCA循环，已在试点评价中验证运行。策划——制定评价方案，明确评价范围、方法、人员和计划，依据评价条款编制评价验证表，逐项明确取证方式和判定标准，确保评价有章可循。实施——综合运用制度审阅、资料查验、调研访谈、现场核实等方式采集证据、判定等级；试点评价中运用三维取证方法（查制度文件、看现场实际、问业务人员），对生产制造核心业务279条评价条款和南阳卷烟厂500条评价条款逐项评价。分析——对评价结果进行系统分析，识别能力差距和短板弱项，形成评价报告和改进机会清单。提升——将分析结论转化为改进行动，明确责任主体和推进时限，涉及多部门协同的系统性问题组建联合攻关项目小组，推动管理能力迈向更高等级。四个环节不是一次性的线性过程，而是周期性循环——每轮完成后能力水平发生变化，再进入下一轮评价，形成螺旋上升。</w:t>
      </w:r>
    </w:p>
    <w:p w14:paraId="08915EC1" w14:textId="77777777" w:rsidR="005F291C" w:rsidRDefault="005F291C" w:rsidP="005F291C">
      <w:pPr>
        <w:spacing w:line="570" w:lineRule="exact"/>
        <w:ind w:firstLine="640"/>
        <w:rPr>
          <w:rFonts w:ascii="FangSong" w:eastAsia="FangSong" w:hAnsi="FangSong" w:cs="FangSong"/>
          <w:kern w:val="0"/>
          <w:szCs w:val="32"/>
          <w:lang w:bidi="ar"/>
        </w:rPr>
      </w:pPr>
      <w:r>
        <w:rPr>
          <w:rFonts w:ascii="FangSong" w:eastAsia="FangSong" w:hAnsi="FangSong" w:cs="FangSong"/>
          <w:kern w:val="0"/>
          <w:szCs w:val="32"/>
          <w:lang w:bidi="ar"/>
        </w:rPr>
        <w:t>上述两个方面共同服务于中间的“6+1+1”管理成熟度能力模型：四个标准依据决定了“评什么、评到什么程度”，四个运行环节解决了“怎么评、评完怎么改”。三者合在一起，构成“依据定标准→标准引评价→评价促改进→改进升能力→实践验标准”的完整闭环，实现业务能力提升与评价体系优化的双向驱动。</w:t>
      </w:r>
    </w:p>
    <w:p w14:paraId="4BECBF4B" w14:textId="3A02FD55" w:rsidR="005F291C" w:rsidDel="00A174CA" w:rsidRDefault="005F291C" w:rsidP="005F291C">
      <w:pPr>
        <w:pStyle w:val="3"/>
        <w:widowControl/>
        <w:ind w:firstLine="640"/>
        <w:rPr>
          <w:moveFrom w:id="75" w:author="JF XU" w:date="2026-03-19T15:58:00Z" w16du:dateUtc="2026-03-19T07:58:00Z"/>
        </w:rPr>
      </w:pPr>
      <w:moveFromRangeStart w:id="76" w:author="JF XU" w:date="2026-03-19T15:58:00Z" w:name="move224828306"/>
      <w:moveFrom w:id="77" w:author="JF XU" w:date="2026-03-19T15:58:00Z" w16du:dateUtc="2026-03-19T07:58:00Z">
        <w:r w:rsidDel="00A174CA">
          <w:t>2.</w:t>
        </w:r>
        <w:r w:rsidDel="00A174CA">
          <w:rPr>
            <w:rFonts w:hAnsi="FangSong_GB2312" w:cs="FangSong_GB2312" w:hint="eastAsia"/>
          </w:rPr>
          <w:t>评价体系标准文件组成</w:t>
        </w:r>
      </w:moveFrom>
    </w:p>
    <w:p w14:paraId="54738E64" w14:textId="52366EA0" w:rsidR="005F291C" w:rsidDel="00A174CA" w:rsidRDefault="005F291C" w:rsidP="005F291C">
      <w:pPr>
        <w:spacing w:line="570" w:lineRule="exact"/>
        <w:ind w:firstLine="640"/>
        <w:rPr>
          <w:moveFrom w:id="78" w:author="JF XU" w:date="2026-03-19T15:58:00Z" w16du:dateUtc="2026-03-19T07:58:00Z"/>
        </w:rPr>
      </w:pPr>
      <w:moveFrom w:id="79" w:author="JF XU" w:date="2026-03-19T15:58:00Z" w16du:dateUtc="2026-03-19T07:58:00Z">
        <w:r w:rsidDel="00A174CA">
          <w:t>按照标准化思路，共设计10份标准文件，按功能分为三类。第一类：总纲（1份）。《构成与要求》是整个评价体系的基础规则，明确成熟度模型的整体构成、五级等级特征和评分方法，是其余9</w:t>
        </w:r>
        <w:r w:rsidDel="00A174CA">
          <w:lastRenderedPageBreak/>
          <w:t>份文件的共同依据。第二类：评价准则（8份），回答“评什么、按什么标准评”。其中核心业务评价准则6份，分别覆盖技术研发、原料保障</w:t>
        </w:r>
        <w:r w:rsidDel="00A174CA">
          <w:rPr>
            <w:rFonts w:hint="eastAsia"/>
          </w:rPr>
          <w:t>等</w:t>
        </w:r>
        <w:r w:rsidDel="00A174CA">
          <w:t>六大核心业务；综合管理评价准则1份，覆盖战略管理、风险管理等9个能力域；卷烟厂评价准则1份。第三类：评价程序标准（1份），回答“怎么评”。覆盖评价全生命周期——从评价策划、证据收集、条款评分、等级判定，到报告编制、改进提升、成果固化、体系优化，形成完整的实施操作规程。三类文件各司其职：总纲定规则，准则定标准，程序定流程，共同构成体系运行的完整制度基础。</w:t>
        </w:r>
      </w:moveFrom>
    </w:p>
    <w:moveFromRangeEnd w:id="76"/>
    <w:p w14:paraId="702A6C9D" w14:textId="31C2F3AC" w:rsidR="005F291C" w:rsidRDefault="005F291C" w:rsidP="005F291C">
      <w:pPr>
        <w:pStyle w:val="3"/>
        <w:widowControl/>
        <w:ind w:firstLine="640"/>
      </w:pPr>
      <w:del w:id="80" w:author="JF XU" w:date="2026-03-19T16:57:00Z" w16du:dateUtc="2026-03-19T08:57:00Z">
        <w:r w:rsidDel="00953EBF">
          <w:delText>3</w:delText>
        </w:r>
      </w:del>
      <w:ins w:id="81" w:author="JF XU" w:date="2026-03-19T16:57:00Z" w16du:dateUtc="2026-03-19T08:57:00Z">
        <w:r w:rsidR="00953EBF">
          <w:rPr>
            <w:rFonts w:hint="eastAsia"/>
          </w:rPr>
          <w:t>2</w:t>
        </w:r>
      </w:ins>
      <w:r>
        <w:t>.</w:t>
      </w:r>
      <w:r>
        <w:rPr>
          <w:rFonts w:hAnsi="FangSong_GB2312" w:cs="FangSong_GB2312" w:hint="eastAsia"/>
        </w:rPr>
        <w:t>五级等级</w:t>
      </w:r>
      <w:del w:id="82" w:author="JF XU" w:date="2026-03-19T15:57:00Z" w16du:dateUtc="2026-03-19T07:57:00Z">
        <w:r w:rsidDel="00A174CA">
          <w:rPr>
            <w:rFonts w:hAnsi="FangSong_GB2312" w:cs="FangSong_GB2312" w:hint="eastAsia"/>
          </w:rPr>
          <w:delText>特征</w:delText>
        </w:r>
      </w:del>
      <w:ins w:id="83" w:author="JF XU" w:date="2026-03-19T15:57:00Z" w16du:dateUtc="2026-03-19T07:57:00Z">
        <w:r w:rsidR="00A174CA" w:rsidRPr="00A174CA">
          <w:rPr>
            <w:rFonts w:hAnsi="FangSong_GB2312" w:cs="FangSong_GB2312" w:hint="eastAsia"/>
            <w:highlight w:val="yellow"/>
            <w:rPrChange w:id="84" w:author="JF XU" w:date="2026-03-19T15:57:00Z" w16du:dateUtc="2026-03-19T07:57:00Z">
              <w:rPr>
                <w:rFonts w:hAnsi="FangSong_GB2312" w:cs="FangSong_GB2312" w:hint="eastAsia"/>
              </w:rPr>
            </w:rPrChange>
          </w:rPr>
          <w:t>划分？</w:t>
        </w:r>
      </w:ins>
      <w:r w:rsidR="00960216">
        <w:rPr>
          <w:rFonts w:hAnsi="FangSong_GB2312" w:cs="FangSong_GB2312" w:hint="eastAsia"/>
        </w:rPr>
        <w:t>-</w:t>
      </w:r>
      <w:r w:rsidR="00960216" w:rsidRPr="00F35AB9">
        <w:rPr>
          <w:rFonts w:hAnsi="FangSong_GB2312" w:cs="FangSong_GB2312" w:hint="eastAsia"/>
          <w:color w:val="EE0000"/>
        </w:rPr>
        <w:t>不好理解</w:t>
      </w:r>
      <w:r w:rsidR="00F35AB9" w:rsidRPr="00F35AB9">
        <w:rPr>
          <w:rFonts w:hAnsi="FangSong_GB2312" w:cs="FangSong_GB2312" w:hint="eastAsia"/>
          <w:color w:val="EE0000"/>
        </w:rPr>
        <w:t>？</w:t>
      </w:r>
    </w:p>
    <w:p w14:paraId="2695BE85" w14:textId="7E75845F" w:rsidR="005F291C" w:rsidRDefault="005F291C" w:rsidP="005F291C">
      <w:pPr>
        <w:ind w:firstLine="640"/>
        <w:rPr>
          <w:ins w:id="85" w:author="JF XU" w:date="2026-03-19T16:56:00Z" w16du:dateUtc="2026-03-19T08:56:00Z"/>
        </w:rPr>
      </w:pPr>
      <w:r>
        <w:t>五个等级的递进，本质上是三条主线的演进：从</w:t>
      </w:r>
      <w:r w:rsidRPr="00E04573">
        <w:t>被动到主动、从经验到</w:t>
      </w:r>
      <w:r w:rsidRPr="00E04573">
        <w:rPr>
          <w:color w:val="EE0000"/>
          <w:highlight w:val="yellow"/>
          <w:rPrChange w:id="86" w:author="JF XU" w:date="2026-03-19T16:49:00Z" w16du:dateUtc="2026-03-19T08:49:00Z">
            <w:rPr/>
          </w:rPrChange>
        </w:rPr>
        <w:t>智能</w:t>
      </w:r>
      <w:ins w:id="87" w:author="JF XU" w:date="2026-03-19T16:51:00Z" w16du:dateUtc="2026-03-19T08:51:00Z">
        <w:r w:rsidR="00687A62">
          <w:rPr>
            <w:rFonts w:hint="eastAsia"/>
            <w:color w:val="EE0000"/>
            <w:highlight w:val="yellow"/>
          </w:rPr>
          <w:t>（不在同一个维度）</w:t>
        </w:r>
      </w:ins>
      <w:r w:rsidRPr="00907417">
        <w:rPr>
          <w:highlight w:val="yellow"/>
          <w:rPrChange w:id="88" w:author="JF XU" w:date="2026-03-19T16:48:00Z" w16du:dateUtc="2026-03-19T08:48:00Z">
            <w:rPr/>
          </w:rPrChange>
        </w:rPr>
        <w:t>、</w:t>
      </w:r>
      <w:r w:rsidRPr="00E04573">
        <w:t>从局部到生态</w:t>
      </w:r>
      <w:r>
        <w:t>。等级之间不是“多做一点”的关系，而是管理机制发生了质的变化。</w:t>
      </w:r>
      <w:del w:id="89" w:author="JF XU" w:date="2026-03-19T16:56:00Z" w16du:dateUtc="2026-03-19T08:56:00Z">
        <w:r w:rsidRPr="00D45228" w:rsidDel="00D45228">
          <w:rPr>
            <w:color w:val="EE0000"/>
            <w:rPrChange w:id="90" w:author="JF XU" w:date="2026-03-19T16:55:00Z" w16du:dateUtc="2026-03-19T08:55:00Z">
              <w:rPr/>
            </w:rPrChange>
          </w:rPr>
          <w:delText>公司采用五级分级模型，每一级从战略（S）、资源（R）、策划（P）、实施（D）、测量（C）、改进（A）六个过程维度，以及结果（O）维度呈现系统性差异。前六个维度描述“怎么做”，结果维度衡量“做到什么水平”，共同构成等级判定的完整依据。</w:delText>
        </w:r>
      </w:del>
      <w:r>
        <w:t>五级等级</w:t>
      </w:r>
      <w:del w:id="91" w:author="JF XU" w:date="2026-03-19T15:57:00Z" w16du:dateUtc="2026-03-19T07:57:00Z">
        <w:r w:rsidDel="00A174CA">
          <w:delText>特征</w:delText>
        </w:r>
      </w:del>
      <w:r>
        <w:t>概要如下：</w:t>
      </w:r>
      <w:r>
        <w:rPr>
          <w:b/>
          <w:bCs/>
        </w:rPr>
        <w:t>基础级（一级）——完成任务，形成结果。</w:t>
      </w:r>
      <w:r w:rsidRPr="00907417">
        <w:rPr>
          <w:highlight w:val="yellow"/>
          <w:rPrChange w:id="92" w:author="JF XU" w:date="2026-03-19T16:48:00Z" w16du:dateUtc="2026-03-19T08:48:00Z">
            <w:rPr/>
          </w:rPrChange>
        </w:rPr>
        <w:t>依赖</w:t>
      </w:r>
      <w:r w:rsidRPr="00907417">
        <w:rPr>
          <w:color w:val="EE0000"/>
          <w:highlight w:val="yellow"/>
          <w:rPrChange w:id="93" w:author="JF XU" w:date="2026-03-19T16:48:00Z" w16du:dateUtc="2026-03-19T08:48:00Z">
            <w:rPr/>
          </w:rPrChange>
        </w:rPr>
        <w:t>个人经验</w:t>
      </w:r>
      <w:r w:rsidRPr="00907417">
        <w:rPr>
          <w:highlight w:val="yellow"/>
          <w:rPrChange w:id="94" w:author="JF XU" w:date="2026-03-19T16:48:00Z" w16du:dateUtc="2026-03-19T08:48:00Z">
            <w:rPr/>
          </w:rPrChange>
        </w:rPr>
        <w:t>完成工作</w:t>
      </w:r>
      <w:r>
        <w:t>，缺乏制度标准和系统测量，出了问题被动整改，过程不可控；结果满足公司基本要求，但稳定性不足。</w:t>
      </w:r>
      <w:r>
        <w:rPr>
          <w:b/>
          <w:bCs/>
        </w:rPr>
        <w:t>规范级（二级）——建立制度流程，符合规范。</w:t>
      </w:r>
      <w:r>
        <w:t>建立并执行流程、制度和标准，明确责任分工，建立核心业务信息化平台，实施执行检查和改进；结果符合法律法规、行业要求和企业制度要求。</w:t>
      </w:r>
      <w:r>
        <w:rPr>
          <w:b/>
          <w:bCs/>
        </w:rPr>
        <w:t>管控级（三级）——系统管控，达行业中游偏上。</w:t>
      </w:r>
      <w:r>
        <w:t>实施PDCA或全生命周期管</w:t>
      </w:r>
      <w:r>
        <w:lastRenderedPageBreak/>
        <w:t>理，建立多部门协同机制和全流程管控，基于信息系统数据和人工经验开展分析；关键结果达到行业中游偏上水平。</w:t>
      </w:r>
      <w:r>
        <w:rPr>
          <w:b/>
          <w:bCs/>
        </w:rPr>
        <w:t>优化级（四级）——数据驱动协同，达行业先进。</w:t>
      </w:r>
      <w:r>
        <w:t>实现系统数据集成和业务联动，构建模型驱动的预测管理能力，建立动态实时监控和预警机制，运用标杆管理持续优化；结果达到行业先进水平。</w:t>
      </w:r>
      <w:r>
        <w:rPr>
          <w:b/>
          <w:bCs/>
        </w:rPr>
        <w:t>卓越级（五级）——全链条协同，达行业领先。</w:t>
      </w:r>
      <w:r>
        <w:t>构建面向未来的前瞻洞察体系，资源配置平台化与智能化，全链条业务深度协同，流程自适应优化，引入行业外先进实践；结果达到行业领先水平。</w:t>
      </w:r>
    </w:p>
    <w:p w14:paraId="456B56F3" w14:textId="7A105745" w:rsidR="00D45228" w:rsidRPr="00A344A9" w:rsidRDefault="00265A90" w:rsidP="005F291C">
      <w:pPr>
        <w:ind w:firstLine="640"/>
      </w:pPr>
      <w:ins w:id="95" w:author="JF XU" w:date="2026-03-19T16:56:00Z" w16du:dateUtc="2026-03-19T08:56:00Z">
        <w:r>
          <w:rPr>
            <w:rFonts w:hint="eastAsia"/>
            <w:color w:val="EE0000"/>
          </w:rPr>
          <w:t>放在五级后面，或者</w:t>
        </w:r>
        <w:r w:rsidR="00E87330">
          <w:rPr>
            <w:rFonts w:hint="eastAsia"/>
            <w:color w:val="EE0000"/>
          </w:rPr>
          <w:t>——</w:t>
        </w:r>
        <w:moveToRangeStart w:id="96" w:author="JF XU" w:date="2026-03-19T16:56:00Z" w:name="move224831776"/>
        <w:r w:rsidR="00E87330" w:rsidRPr="001C4BAF">
          <w:rPr>
            <w:color w:val="EE0000"/>
          </w:rPr>
          <w:t>公司采用五级分级模型，每一级从战略（S）、资源（R）、策划（P）、实施（D）、测量（C）、改进（A）六个过程维度，以及结果（O）维度呈现系统性差异。前六个维度描述“怎么做”，结果维度衡量“做到什么水平”，共同构成等级判定的完整依据。</w:t>
        </w:r>
      </w:ins>
      <w:moveToRangeEnd w:id="96"/>
    </w:p>
    <w:p w14:paraId="59BAB4FA" w14:textId="556088A4" w:rsidR="005F291C" w:rsidRDefault="005F291C" w:rsidP="005F291C">
      <w:pPr>
        <w:pStyle w:val="3"/>
        <w:widowControl/>
        <w:ind w:firstLine="640"/>
        <w:rPr>
          <w:rFonts w:hAnsi="FangSong_GB2312" w:cs="FangSong_GB2312"/>
        </w:rPr>
      </w:pPr>
      <w:del w:id="97" w:author="JF XU" w:date="2026-03-19T16:57:00Z" w16du:dateUtc="2026-03-19T08:57:00Z">
        <w:r w:rsidDel="00953EBF">
          <w:rPr>
            <w:rFonts w:hint="eastAsia"/>
          </w:rPr>
          <w:delText>4</w:delText>
        </w:r>
      </w:del>
      <w:ins w:id="98" w:author="JF XU" w:date="2026-03-19T16:57:00Z" w16du:dateUtc="2026-03-19T08:57:00Z">
        <w:r w:rsidR="00953EBF">
          <w:rPr>
            <w:rFonts w:hint="eastAsia"/>
          </w:rPr>
          <w:t>3</w:t>
        </w:r>
      </w:ins>
      <w:r>
        <w:t>.</w:t>
      </w:r>
      <w:r>
        <w:t>六层</w:t>
      </w:r>
      <w:r>
        <w:rPr>
          <w:rFonts w:hAnsi="FangSong_GB2312" w:cs="FangSong_GB2312" w:hint="eastAsia"/>
        </w:rPr>
        <w:t>展开结构</w:t>
      </w:r>
    </w:p>
    <w:p w14:paraId="6ABDD1A8" w14:textId="77777777" w:rsidR="005F291C" w:rsidRDefault="005F291C" w:rsidP="005F291C">
      <w:pPr>
        <w:ind w:firstLine="640"/>
      </w:pPr>
      <w:r>
        <w:t>公司构建了“</w:t>
      </w:r>
      <w:r w:rsidRPr="00A174CA">
        <w:rPr>
          <w:color w:val="EE0000"/>
          <w:rPrChange w:id="99" w:author="JF XU" w:date="2026-03-19T15:52:00Z" w16du:dateUtc="2026-03-19T07:52:00Z">
            <w:rPr/>
          </w:rPrChange>
        </w:rPr>
        <w:t>评价对象→能力域→能力子域→核心要素</w:t>
      </w:r>
      <w:r>
        <w:t>→关键举措→评价条款”六层逐级分解的体系结构。其中，前三层分别设置等级特征，形成“特征引领、条款落地”的整体架构。前三层的</w:t>
      </w:r>
      <w:r w:rsidRPr="00A174CA">
        <w:rPr>
          <w:color w:val="EE0000"/>
          <w:rPrChange w:id="100" w:author="JF XU" w:date="2026-03-19T15:52:00Z" w16du:dateUtc="2026-03-19T07:52:00Z">
            <w:rPr/>
          </w:rPrChange>
        </w:rPr>
        <w:t>等级特征是</w:t>
      </w:r>
      <w:r>
        <w:t>对管理状态的描述，第四层以下的关键举措和评价条款是对动作要求的规定，两者功能不同，因此不对等设置。</w:t>
      </w:r>
    </w:p>
    <w:p w14:paraId="0F20F705" w14:textId="7382CC1E" w:rsidR="005F291C" w:rsidRDefault="005F291C" w:rsidP="005F291C">
      <w:pPr>
        <w:ind w:firstLine="640"/>
      </w:pPr>
      <w:r>
        <w:t>各层功能如下：第一层：评价对象。对应“6+1+1”中的各业务板块，是成熟度评价的最顶层单元。</w:t>
      </w:r>
      <w:del w:id="101" w:author="JF XU" w:date="2026-03-28T21:10:00Z" w16du:dateUtc="2026-03-28T13:10:00Z">
        <w:r w:rsidDel="00AF1FE5">
          <w:delText>等级特征从宏观视角描述该板块在五个等级下的整体管理状态，回答“这个业务板块整体处于什么发展阶段”</w:delText>
        </w:r>
      </w:del>
      <w:r>
        <w:t>。第二层：能力域。评价对象内按核心管理职能划分的顶层分类维度，每个能力域代表一个相对独立且完整</w:t>
      </w:r>
      <w:r>
        <w:lastRenderedPageBreak/>
        <w:t>的管理范畴。</w:t>
      </w:r>
      <w:del w:id="102" w:author="JF XU" w:date="2026-03-28T21:10:00Z" w16du:dateUtc="2026-03-28T13:10:00Z">
        <w:r w:rsidDel="00AF1FE5">
          <w:delText>等级特征描述该管理领域在五个等级下应呈现的典型能力状态，回答“这个管理领域整体达到了什么层次”。</w:delText>
        </w:r>
      </w:del>
      <w:r>
        <w:t>第三层：能力子域。能力域内按“问题场景同质性”进一步划分的能力单元，是整个体系中最关键的等级描述层。</w:t>
      </w:r>
      <w:del w:id="103" w:author="JF XU" w:date="2026-03-28T21:10:00Z" w16du:dateUtc="2026-03-28T13:10:00Z">
        <w:r w:rsidDel="00AF1FE5">
          <w:delText>等级特征具体刻画该子域在五个等级下的本质差异，回答“这个能力模块处于什么水平、要达到更高等级应呈现什么面貌”，直接指引第四层以下的设计方向，是连接宏观等级定位与微观评价打分的核心枢纽。</w:delText>
        </w:r>
      </w:del>
      <w:r>
        <w:t>第四层：核心要素。将能力子域拆解为若干关键管理活动，每个核心要素是一项可独立执行、有明确输入输出的业务活动集合，回答“这个子域由哪些活动构成”</w:t>
      </w:r>
      <w:r>
        <w:rPr>
          <w:rFonts w:hint="eastAsia"/>
        </w:rPr>
        <w:t>。</w:t>
      </w:r>
      <w:r>
        <w:t>核心要素</w:t>
      </w:r>
      <w:r>
        <w:rPr>
          <w:rFonts w:hint="eastAsia"/>
        </w:rPr>
        <w:t>的设计用于解决成熟度在能力子域设计过程对管理要素的遗漏</w:t>
      </w:r>
      <w:r>
        <w:t>。第五层：关键举措。每个核心要素在不同等级下对应不同的关键举措，明确从当前等级向更高等级跃升必须在机制层面做出的改变，是能力分级的最小承载单元，也是评价条款编制的直接依据。第六层：评价条款。体系直接面向评价实施的末端环节，按照“关键举措+成效要求”的结构展开，将关键举措转化为可验证、可操作的评价标准。每条条款明确评价内容、判定标准和证据要求，是评价者“见物打分”的直接依据，也是被评价者对标改进的具体指引。六层结构实现了“定方向（评价对象）→锚范围（能力域）→明差异（能力子域）→列活动（核心要素）→定动作（关键举措）→落评分（评价条款）”的完整递进，打通了“业务→能力→条款”的全链条路径。</w:t>
      </w:r>
    </w:p>
    <w:p w14:paraId="7EB13E40" w14:textId="77777777" w:rsidR="005F291C" w:rsidRPr="000B5C9A" w:rsidRDefault="005F291C" w:rsidP="005F291C">
      <w:pPr>
        <w:ind w:firstLine="640"/>
      </w:pPr>
      <w:r>
        <w:t>等级特征的传导规则。前三层等级特征之间是方向性引导关系，而非硬性约束——上层特征为下层特征的设计提供方向性指</w:t>
      </w:r>
      <w:r>
        <w:lastRenderedPageBreak/>
        <w:t>引，确保各层级等级定位保持一致方向。在实际评价中，同一能力域下各能力子域的等级可能存在差异，通过对各子域得分加权汇算得出能力域得分，客观反映该领域的真实能力状态；最终成熟度总分再按分数区间判定整体等级。两个层次的判定各有其用：加权汇算用于域内差异识别，分数区间用于最终等级定性，相互衔接、不相矛盾。</w:t>
      </w:r>
    </w:p>
    <w:p w14:paraId="0D3EDA27" w14:textId="28177262" w:rsidR="00A174CA" w:rsidRDefault="00A174CA" w:rsidP="00A174CA">
      <w:pPr>
        <w:pStyle w:val="3"/>
        <w:widowControl/>
        <w:ind w:firstLine="640"/>
        <w:rPr>
          <w:moveTo w:id="104" w:author="JF XU" w:date="2026-03-19T15:58:00Z" w16du:dateUtc="2026-03-19T07:58:00Z"/>
        </w:rPr>
      </w:pPr>
      <w:bookmarkStart w:id="105" w:name="_Toc224716801"/>
      <w:moveToRangeStart w:id="106" w:author="JF XU" w:date="2026-03-19T15:58:00Z" w:name="move224828306"/>
      <w:moveTo w:id="107" w:author="JF XU" w:date="2026-03-19T15:58:00Z" w16du:dateUtc="2026-03-19T07:58:00Z">
        <w:del w:id="108" w:author="JF XU" w:date="2026-03-19T16:57:00Z" w16du:dateUtc="2026-03-19T08:57:00Z">
          <w:r w:rsidDel="00953EBF">
            <w:delText>2</w:delText>
          </w:r>
        </w:del>
      </w:moveTo>
      <w:ins w:id="109" w:author="JF XU" w:date="2026-03-19T16:57:00Z" w16du:dateUtc="2026-03-19T08:57:00Z">
        <w:r w:rsidR="00953EBF">
          <w:rPr>
            <w:rFonts w:hint="eastAsia"/>
          </w:rPr>
          <w:t>4</w:t>
        </w:r>
      </w:ins>
      <w:moveTo w:id="110" w:author="JF XU" w:date="2026-03-19T15:58:00Z" w16du:dateUtc="2026-03-19T07:58:00Z">
        <w:r>
          <w:t>.</w:t>
        </w:r>
        <w:r>
          <w:rPr>
            <w:rFonts w:hAnsi="FangSong_GB2312" w:cs="FangSong_GB2312" w:hint="eastAsia"/>
          </w:rPr>
          <w:t>评价体系标准文件组成</w:t>
        </w:r>
      </w:moveTo>
    </w:p>
    <w:p w14:paraId="3F43BE78" w14:textId="77777777" w:rsidR="00A174CA" w:rsidRDefault="00A174CA" w:rsidP="00A174CA">
      <w:pPr>
        <w:spacing w:line="570" w:lineRule="exact"/>
        <w:ind w:firstLine="640"/>
        <w:rPr>
          <w:ins w:id="111" w:author="JF XU" w:date="2026-03-19T17:08:00Z" w16du:dateUtc="2026-03-19T09:08:00Z"/>
        </w:rPr>
      </w:pPr>
      <w:moveTo w:id="112" w:author="JF XU" w:date="2026-03-19T15:58:00Z" w16du:dateUtc="2026-03-19T07:58:00Z">
        <w:r>
          <w:t>按照标准化思路，共设计10份标准文件，按功能分为三类。第一类：总纲（1份）。《构成与要求》是整个评价体系的基础规则，明确成熟度模型的整体构成、五级等级特征和评分方法，是其余9份文件的共同依据。第二类：评价准则（8份），回答“评什么、按什么标准评”。其中核心业务评价准则6份，分别覆盖技术研发、原料保障</w:t>
        </w:r>
        <w:r>
          <w:rPr>
            <w:rFonts w:hint="eastAsia"/>
          </w:rPr>
          <w:t>等</w:t>
        </w:r>
        <w:r>
          <w:t>六大核心业务；综合管理评价准则1份，覆盖战略管理、风险管理等9个能力域；卷烟厂评价准则1份。第三类：评价程序标准（1份），回答“怎么评”。覆盖评价全生命周期——从评价策划、证据收集、条款评分、等级判定，到报告编制、改进提升、成果固化、体系优化，形成完整的实施操作规程。三类文件各司其职：总纲定规则，准则定标准，程序定流程，共同构成体系运行的完整制度基础。</w:t>
        </w:r>
      </w:moveTo>
    </w:p>
    <w:p w14:paraId="68763A91" w14:textId="09563EED" w:rsidR="00044B9E" w:rsidRDefault="00044B9E" w:rsidP="00A174CA">
      <w:pPr>
        <w:spacing w:line="570" w:lineRule="exact"/>
        <w:ind w:firstLine="640"/>
        <w:rPr>
          <w:moveTo w:id="113" w:author="JF XU" w:date="2026-03-19T15:58:00Z" w16du:dateUtc="2026-03-19T07:58:00Z"/>
        </w:rPr>
      </w:pPr>
      <w:ins w:id="114" w:author="JF XU" w:date="2026-03-19T17:08:00Z" w16du:dateUtc="2026-03-19T09:08:00Z">
        <w:r>
          <w:rPr>
            <w:rFonts w:hint="eastAsia"/>
          </w:rPr>
          <w:t xml:space="preserve">第十部分 </w:t>
        </w:r>
      </w:ins>
    </w:p>
    <w:moveToRangeEnd w:id="106"/>
    <w:p w14:paraId="70AE095E" w14:textId="3712D71C" w:rsidR="005F291C" w:rsidRDefault="005F291C" w:rsidP="005F291C">
      <w:pPr>
        <w:pStyle w:val="2"/>
        <w:widowControl/>
        <w:ind w:firstLine="640"/>
      </w:pPr>
      <w:r>
        <w:rPr>
          <w:rFonts w:hAnsi="KaiTi_GB2312" w:cs="KaiTi_GB2312" w:hint="eastAsia"/>
        </w:rPr>
        <w:t>（</w:t>
      </w:r>
      <w:del w:id="115" w:author="JF XU" w:date="2026-03-19T15:51:00Z" w16du:dateUtc="2026-03-19T07:51:00Z">
        <w:r w:rsidDel="005F3B94">
          <w:rPr>
            <w:rFonts w:hAnsi="KaiTi_GB2312" w:cs="KaiTi_GB2312" w:hint="eastAsia"/>
          </w:rPr>
          <w:delText>三</w:delText>
        </w:r>
      </w:del>
      <w:ins w:id="116" w:author="JF XU" w:date="2026-03-19T15:51:00Z" w16du:dateUtc="2026-03-19T07:51:00Z">
        <w:r w:rsidR="005F3B94">
          <w:rPr>
            <w:rFonts w:hAnsi="KaiTi_GB2312" w:cs="KaiTi_GB2312" w:hint="eastAsia"/>
          </w:rPr>
          <w:t>二</w:t>
        </w:r>
      </w:ins>
      <w:r>
        <w:rPr>
          <w:rFonts w:hAnsi="KaiTi_GB2312" w:cs="KaiTi_GB2312" w:hint="eastAsia"/>
        </w:rPr>
        <w:t>）评价内容设计</w:t>
      </w:r>
      <w:bookmarkEnd w:id="105"/>
      <w:ins w:id="117" w:author="JF XU" w:date="2026-03-19T15:42:00Z" w16du:dateUtc="2026-03-19T07:42:00Z">
        <w:r w:rsidR="00110EA8">
          <w:rPr>
            <w:rFonts w:hAnsi="KaiTi_GB2312" w:cs="KaiTi_GB2312" w:hint="eastAsia"/>
          </w:rPr>
          <w:t>写的细？</w:t>
        </w:r>
      </w:ins>
    </w:p>
    <w:p w14:paraId="5FAA5F8C" w14:textId="77777777" w:rsidR="005F291C" w:rsidRPr="00515E55" w:rsidRDefault="005F291C" w:rsidP="005F291C">
      <w:pPr>
        <w:pStyle w:val="3"/>
        <w:ind w:firstLine="643"/>
      </w:pPr>
      <w:r>
        <w:rPr>
          <w:b/>
        </w:rPr>
        <w:t>1.</w:t>
      </w:r>
      <w:r>
        <w:rPr>
          <w:b/>
        </w:rPr>
        <w:t>能力域划分</w:t>
      </w:r>
    </w:p>
    <w:p w14:paraId="26205634" w14:textId="77777777" w:rsidR="005F291C" w:rsidRPr="00515E55" w:rsidRDefault="005F291C" w:rsidP="005F291C">
      <w:pPr>
        <w:ind w:firstLine="640"/>
      </w:pPr>
      <w:r>
        <w:t>能力域是评价体系的顶层分类维度，每个能力域代表一个相对独立且完整的管理范畴。经多轮研讨和优化，六大核心业务共</w:t>
      </w:r>
      <w:r>
        <w:lastRenderedPageBreak/>
        <w:t>划分27个能力域，综合管理9个，卷烟厂6个，合计42个。能力域划分采用价值链分析法和职能分解法相结合的方式：核心业务沿价值创造的端到端过程分解，综合管理按管理职能划分，卷烟厂围绕生产执行核心职能划分。同时在六大核心业务中均设置基础管理能力域，包含战略管理、制度体系、成本费用管理、人才保障、数字化等通用子域，使各业务条线在单独评价时能够完整覆盖通用管理能力，不依赖综合管理板块。划分遵循战略导向、系统完整、相对独立、行业适配、价值聚焦五项原则，确保各域既自成体系又协同支撑。</w:t>
      </w:r>
    </w:p>
    <w:p w14:paraId="4197C249" w14:textId="77777777" w:rsidR="005F291C" w:rsidRPr="00515E55" w:rsidRDefault="005F291C" w:rsidP="005F291C">
      <w:pPr>
        <w:pStyle w:val="3"/>
        <w:ind w:firstLine="640"/>
      </w:pPr>
      <w:r>
        <w:t>2.</w:t>
      </w:r>
      <w:r>
        <w:t>能力子域划分</w:t>
      </w:r>
    </w:p>
    <w:p w14:paraId="7605499A" w14:textId="77777777" w:rsidR="005F291C" w:rsidRPr="00515E55" w:rsidRDefault="005F291C" w:rsidP="005F291C">
      <w:pPr>
        <w:ind w:firstLine="640"/>
      </w:pPr>
      <w:r>
        <w:t>能力子域是能力域内按“问题场景同质性”划分的能力单元，是评价体系中承上启下的关键层级。经多轮技术评审，六大核心业务共划分98个能力子域，综合管理32个，卷烟厂31个，合计161个，每个能力域下设2至6个子域。划分按照“技能与机制同质性”聚类，采用七步法推进：梳理能力域端到端价值链→枚举典型业务场景→提炼关键维度→按同质性聚类形成候选子域→定义子域边界→校准颗粒度→对标APQC、SCOR等框架进行MECE校验。以生产制造为例：沿“计划制定→生产组织→现场管控→消耗管理→绿色生产”的价值链梳理场景，识别六类同质场景群，聚类形成生产力布局、生产计划管理、生产组织管理、生产消耗管理、生产现场管理、绿色生产六个子域。划分遵循技能同质性、独立管理单元、输出可验证、边界清晰、互斥归属、命名规范六项原则。</w:t>
      </w:r>
    </w:p>
    <w:p w14:paraId="43E5860A" w14:textId="77777777" w:rsidR="005F291C" w:rsidRPr="00515E55" w:rsidRDefault="005F291C" w:rsidP="005F291C">
      <w:pPr>
        <w:pStyle w:val="3"/>
        <w:ind w:firstLine="640"/>
      </w:pPr>
      <w:r>
        <w:lastRenderedPageBreak/>
        <w:t>3.</w:t>
      </w:r>
      <w:r>
        <w:t>核心要素设计</w:t>
      </w:r>
    </w:p>
    <w:p w14:paraId="57541974" w14:textId="77777777" w:rsidR="005F291C" w:rsidRPr="00515E55" w:rsidRDefault="005F291C" w:rsidP="005F291C">
      <w:pPr>
        <w:ind w:firstLine="640"/>
      </w:pPr>
      <w:r>
        <w:t>核心要素是构成能力子域的关键管理活动，必须是可独立执行、有明确输入输出的业务活动集合——不能是职能描述、系统名称或组织单元。梳理采用两种方式：基于过程展开，适用于流程连续性强的领域；基于类别展开，适用于职能并列的领域。编制遵循IPO模型定义候选要素，经原子性校验和颗粒度校准后形成清单。经多轮评审，六大核心业务共梳理218个核心要素，综合管理94个，卷烟厂89个，合计401个，各业务组均经颗粒度校准确保拆解深度一致。</w:t>
      </w:r>
    </w:p>
    <w:p w14:paraId="50615F97" w14:textId="77777777" w:rsidR="005F291C" w:rsidRPr="00515E55" w:rsidRDefault="005F291C" w:rsidP="005F291C">
      <w:pPr>
        <w:pStyle w:val="3"/>
        <w:ind w:firstLine="640"/>
      </w:pPr>
      <w:r>
        <w:t>4.</w:t>
      </w:r>
      <w:r>
        <w:t>等级特征设计</w:t>
      </w:r>
    </w:p>
    <w:p w14:paraId="429D05A3" w14:textId="77777777" w:rsidR="005F291C" w:rsidRPr="00515E55" w:rsidRDefault="005F291C" w:rsidP="005F291C">
      <w:pPr>
        <w:ind w:firstLine="640"/>
      </w:pPr>
      <w:r>
        <w:t>等级特征描述各层级管理状态，是关键举措设计的上游输入。设计遵循“三步走”路径：第一步收集制度、流程标准及标杆实践资料；第二步依据SRPDCAO七个维度构建1至5级通用递进框架，前六个维度描述“怎么做”，结果维度（O）衡量“做到什么水平”，结果维度递进依次为满足公司基本要求、符合行业规范、达到行业中游偏上、行业先进、行业领先；第三步各业务组将通用框架具体化为每个子域的五级特征描述，经内部评审后提交建设办审定。设计遵循三项原则：可识别性——相邻等级有足够区分度；可判断性——使用“建立”“实现”“具备”等可验证动词；可验证性——每条特征能通过文档审阅、数据查验、现场核实获取证据支撑。六大核心业务共形成635项等级特征，综合管理245项，卷烟厂190项。</w:t>
      </w:r>
    </w:p>
    <w:p w14:paraId="1CEE19A1" w14:textId="77777777" w:rsidR="005F291C" w:rsidRPr="00515E55" w:rsidRDefault="005F291C" w:rsidP="005F291C">
      <w:pPr>
        <w:pStyle w:val="3"/>
        <w:ind w:firstLine="640"/>
      </w:pPr>
      <w:r>
        <w:t>5.</w:t>
      </w:r>
      <w:r>
        <w:t>关键举措设计</w:t>
      </w:r>
    </w:p>
    <w:p w14:paraId="755A000A" w14:textId="77777777" w:rsidR="005F291C" w:rsidRPr="00515E55" w:rsidRDefault="005F291C" w:rsidP="005F291C">
      <w:pPr>
        <w:ind w:firstLine="640"/>
      </w:pPr>
      <w:r>
        <w:t>关键举措回答“从当前等级跃升到更高等级，必须在机制层</w:t>
      </w:r>
      <w:r>
        <w:lastRenderedPageBreak/>
        <w:t>面做出哪些改变”，是连接等级特征与评价条款的桥梁，是能力分级的最小承载单元。它不是日常任务，而是“机制变更动作”。设计采用“统一标准先行、业务组对标编制、建设办横向校准、三级评审把关”的方式。建设办联合项目组制定《成熟度关键举措设计标准》，从SRPDCAO七个维度逐级明确1至5级统一输出要求，各业务组在此基准上逐一设计，建设办进行跨领域横向比对确保同级能力门槛一致。</w:t>
      </w:r>
      <w:r w:rsidRPr="00907417">
        <w:rPr>
          <w:color w:val="EE0000"/>
          <w:rPrChange w:id="118" w:author="JF XU" w:date="2026-03-19T16:47:00Z" w16du:dateUtc="2026-03-19T08:47:00Z">
            <w:rPr/>
          </w:rPrChange>
        </w:rPr>
        <w:t>编制遵循</w:t>
      </w:r>
      <w:r w:rsidRPr="00907417">
        <w:rPr>
          <w:color w:val="EE0000"/>
          <w:highlight w:val="yellow"/>
          <w:rPrChange w:id="119" w:author="JF XU" w:date="2026-03-19T16:47:00Z" w16du:dateUtc="2026-03-19T08:47:00Z">
            <w:rPr/>
          </w:rPrChange>
        </w:rPr>
        <w:t>六步</w:t>
      </w:r>
      <w:r w:rsidRPr="00907417">
        <w:rPr>
          <w:strike/>
          <w:color w:val="EE0000"/>
          <w:highlight w:val="yellow"/>
          <w:rPrChange w:id="120" w:author="JF XU" w:date="2026-03-19T16:47:00Z" w16du:dateUtc="2026-03-19T08:47:00Z">
            <w:rPr/>
          </w:rPrChange>
        </w:rPr>
        <w:t>法</w:t>
      </w:r>
      <w:r w:rsidRPr="00907417">
        <w:rPr>
          <w:color w:val="EE0000"/>
          <w:rPrChange w:id="121" w:author="JF XU" w:date="2026-03-19T16:47:00Z" w16du:dateUtc="2026-03-19T08:47:00Z">
            <w:rPr/>
          </w:rPrChange>
        </w:rPr>
        <w:t>：锚定核心要素交付→定义等级门槛机制变化点→证据反推→提炼杠杆→按标准句式写成举措→三轮校验。</w:t>
      </w:r>
      <w:r>
        <w:t>以“月度销售计划衔接”为例：交付物是月度衔接结果；各级机制变化点从“人工对接”递进到“标准化评审机制”→“监测预警与闭环纠偏”→“情景模拟优化”→“行业标杆输出”；2级证据为衔接会议记录和计划调整台账；据此建立衔接流程规范；最终写成举措“建立月度销售计划衔接流程，明确各环节责任分工，留存衔接过程记录”。</w:t>
      </w:r>
      <w:r>
        <w:rPr>
          <w:rFonts w:hint="eastAsia"/>
        </w:rPr>
        <w:t>建设过程，我们对</w:t>
      </w:r>
      <w:r>
        <w:t>典型问题</w:t>
      </w:r>
      <w:r>
        <w:rPr>
          <w:rFonts w:hint="eastAsia"/>
        </w:rPr>
        <w:t>进行</w:t>
      </w:r>
      <w:r>
        <w:t>纠偏</w:t>
      </w:r>
      <w:r>
        <w:rPr>
          <w:rFonts w:hint="eastAsia"/>
        </w:rPr>
        <w:t>，如</w:t>
      </w:r>
      <w:r>
        <w:t>日常任务冒充举措——“开展入库前准备工作”纠偏为“制定并发布入库作业准备清单及责任分工，执行双人复核并留存抽检记录”。两者区别在于前者只说“做了什么”，后者明确“建立了什么机制、留下了什么证据”。</w:t>
      </w:r>
    </w:p>
    <w:p w14:paraId="18C07593" w14:textId="77777777" w:rsidR="005F291C" w:rsidRPr="00515E55" w:rsidRDefault="005F291C" w:rsidP="005F291C">
      <w:pPr>
        <w:pStyle w:val="3"/>
        <w:ind w:firstLine="640"/>
      </w:pPr>
      <w:r>
        <w:t>6.</w:t>
      </w:r>
      <w:r>
        <w:t>评价条款设计</w:t>
      </w:r>
    </w:p>
    <w:p w14:paraId="2A6B3848" w14:textId="77777777" w:rsidR="005F291C" w:rsidRPr="00515E55" w:rsidRDefault="005F291C" w:rsidP="005F291C">
      <w:pPr>
        <w:ind w:firstLine="640"/>
      </w:pPr>
      <w:r>
        <w:t>评价条款将关键举措转化为评价者可直接判定、被评价者可直接对照的具体要求，构成公式为：条款＝举措（动作+对象+手段）+成效（状态+范围）。例如：“建立销售计划衔接流程，规范计划编制、审核、下达、跟踪与调整，实现衔接过程可控可溯。”等级越高，成效要求越具体、越量化。</w:t>
      </w:r>
    </w:p>
    <w:p w14:paraId="6E5AFE9E" w14:textId="3D277ADF" w:rsidR="005F291C" w:rsidRPr="00515E55" w:rsidRDefault="005F291C" w:rsidP="005F291C">
      <w:pPr>
        <w:ind w:firstLine="640"/>
      </w:pPr>
      <w:r w:rsidRPr="00AF1E9B">
        <w:rPr>
          <w:color w:val="EE0000"/>
          <w:rPrChange w:id="122" w:author="JF XU" w:date="2026-03-19T15:42:00Z" w16du:dateUtc="2026-03-19T07:42:00Z">
            <w:rPr/>
          </w:rPrChange>
        </w:rPr>
        <w:lastRenderedPageBreak/>
        <w:t>条款须满足七项质量要求</w:t>
      </w:r>
      <w:ins w:id="123" w:author="JF XU" w:date="2026-03-19T15:42:00Z" w16du:dateUtc="2026-03-19T07:42:00Z">
        <w:r w:rsidR="00AF1E9B">
          <w:rPr>
            <w:rFonts w:hint="eastAsia"/>
            <w:color w:val="EE0000"/>
          </w:rPr>
          <w:t>（可以不说）</w:t>
        </w:r>
      </w:ins>
      <w:r>
        <w:t>：可操作、可验证、单一维度、证据可得、同层同量级、边界清晰、结果与效果并重。典型错误：“加强计划管理，提升执行效果”——口号化无依据，应改为“建立月度计划审核机制，明确审核节点与责任人，实现计划偏差可追溯”；“定期检查并持续改进”——频次替代成熟度，应改为“建立季度执行检查机制，形成问题清单并闭环销项，留存整改记录”。</w:t>
      </w:r>
    </w:p>
    <w:p w14:paraId="33E6D2C9" w14:textId="236D0A86" w:rsidR="005F291C" w:rsidRPr="00515E55" w:rsidRDefault="005F291C" w:rsidP="005F291C">
      <w:pPr>
        <w:ind w:firstLine="640"/>
      </w:pPr>
      <w:r>
        <w:t>规范性要求</w:t>
      </w:r>
      <w:ins w:id="124" w:author="JF XU" w:date="2026-03-19T15:43:00Z" w16du:dateUtc="2026-03-19T07:43:00Z">
        <w:r w:rsidR="004A4BF6">
          <w:rPr>
            <w:rFonts w:hint="eastAsia"/>
            <w:color w:val="EE0000"/>
          </w:rPr>
          <w:t>（可以不说）</w:t>
        </w:r>
      </w:ins>
      <w:r>
        <w:t>：条款不超过3小句、不超过65字；各级条款数量偏差不超过3条；条款附带管理效果表述辅助等级判定。六大核心业务共形成评价条款1357条，综合管理946条，卷烟厂674条。</w:t>
      </w:r>
    </w:p>
    <w:p w14:paraId="39312556" w14:textId="77777777" w:rsidR="005F291C" w:rsidRPr="00515E55" w:rsidRDefault="005F291C" w:rsidP="005F291C">
      <w:pPr>
        <w:pStyle w:val="3"/>
        <w:ind w:firstLine="640"/>
      </w:pPr>
      <w:r>
        <w:t>7.</w:t>
      </w:r>
      <w:r>
        <w:t>跨层级贯通关系</w:t>
      </w:r>
    </w:p>
    <w:p w14:paraId="2D72368D" w14:textId="77777777" w:rsidR="005F291C" w:rsidRPr="00515E55" w:rsidRDefault="005F291C" w:rsidP="005F291C">
      <w:pPr>
        <w:ind w:firstLine="640"/>
      </w:pPr>
      <w:r>
        <w:t>体系以SRPDCAO七维度等级标准为共同基准，实现“纵向整齐划一、横向整体合一”。纵向上，核心业务与卷烟厂在能力域、能力子域、核心要素三个层级保持对应穿透。以生产计划管理为例：公司层面的等级特征和条款向下穿透至卷烟厂，两者在3级同样要求“建立跨部门协同的计划编制与调整机制”，在4级同样要求“基于数据模型实现动态优化与预警”。卷烟厂特有子域（如制丝生产管理、卷包生产管理等）结合生产实际自行构建，但递进逻辑与统一标准一致。横向上，各核心业务基础管理子域（战略管理、制度体系、成本费用管理、人才保障、数字化）与综合管理对应子域的评价口径对齐，确保同类管理活动在不同业务条线中能力门槛统一、评价尺度可比。纵向穿透保障战略要求有效传导至执行层，横向对齐确保通用管理能力标准统一，两者共</w:t>
      </w:r>
      <w:r>
        <w:lastRenderedPageBreak/>
        <w:t>同支撑评价体系在全公司范围内的一致性和可比性。</w:t>
      </w:r>
    </w:p>
    <w:p w14:paraId="2C826332" w14:textId="14511E66" w:rsidR="001E53F4" w:rsidRDefault="001E53F4" w:rsidP="005F291C">
      <w:pPr>
        <w:pStyle w:val="2"/>
        <w:widowControl/>
        <w:ind w:firstLine="640"/>
        <w:rPr>
          <w:ins w:id="125" w:author="JF XU" w:date="2026-03-19T15:44:00Z" w16du:dateUtc="2026-03-19T07:44:00Z"/>
          <w:rFonts w:hAnsi="KaiTi_GB2312" w:cs="KaiTi_GB2312"/>
        </w:rPr>
      </w:pPr>
      <w:bookmarkStart w:id="126" w:name="_Toc224716802"/>
      <w:ins w:id="127" w:author="JF XU" w:date="2026-03-19T15:44:00Z" w16du:dateUtc="2026-03-19T07:44:00Z">
        <w:r>
          <w:rPr>
            <w:rFonts w:hAnsi="KaiTi_GB2312" w:cs="KaiTi_GB2312" w:hint="eastAsia"/>
          </w:rPr>
          <w:t>三后面更加关注评价运用</w:t>
        </w:r>
        <w:r w:rsidR="003B28F7">
          <w:rPr>
            <w:rFonts w:hAnsi="KaiTi_GB2312" w:cs="KaiTi_GB2312" w:hint="eastAsia"/>
          </w:rPr>
          <w:t>？</w:t>
        </w:r>
      </w:ins>
      <w:ins w:id="128" w:author="JF XU" w:date="2026-03-19T15:45:00Z" w16du:dateUtc="2026-03-19T07:45:00Z">
        <w:r w:rsidR="003B28F7">
          <w:rPr>
            <w:rFonts w:hAnsi="KaiTi_GB2312" w:cs="KaiTi_GB2312" w:hint="eastAsia"/>
          </w:rPr>
          <w:t>关注评价结果、评价改进？</w:t>
        </w:r>
      </w:ins>
    </w:p>
    <w:p w14:paraId="11A37EB1" w14:textId="3395C72E" w:rsidR="005F291C" w:rsidRDefault="005F291C" w:rsidP="005F291C">
      <w:pPr>
        <w:pStyle w:val="2"/>
        <w:widowControl/>
        <w:ind w:firstLine="640"/>
      </w:pPr>
      <w:r>
        <w:rPr>
          <w:rFonts w:hAnsi="KaiTi_GB2312" w:cs="KaiTi_GB2312" w:hint="eastAsia"/>
        </w:rPr>
        <w:t>（</w:t>
      </w:r>
      <w:del w:id="129" w:author="JF XU" w:date="2026-03-19T15:51:00Z" w16du:dateUtc="2026-03-19T07:51:00Z">
        <w:r w:rsidDel="005F3B94">
          <w:rPr>
            <w:rFonts w:hAnsi="KaiTi_GB2312" w:cs="KaiTi_GB2312" w:hint="eastAsia"/>
          </w:rPr>
          <w:delText>四</w:delText>
        </w:r>
      </w:del>
      <w:ins w:id="130" w:author="JF XU" w:date="2026-03-19T15:51:00Z" w16du:dateUtc="2026-03-19T07:51:00Z">
        <w:r w:rsidR="005F3B94">
          <w:rPr>
            <w:rFonts w:hAnsi="KaiTi_GB2312" w:cs="KaiTi_GB2312" w:hint="eastAsia"/>
          </w:rPr>
          <w:t>三</w:t>
        </w:r>
      </w:ins>
      <w:r>
        <w:rPr>
          <w:rFonts w:hAnsi="KaiTi_GB2312" w:cs="KaiTi_GB2312" w:hint="eastAsia"/>
        </w:rPr>
        <w:t>）评价方法</w:t>
      </w:r>
      <w:bookmarkEnd w:id="126"/>
    </w:p>
    <w:p w14:paraId="483FFA02" w14:textId="77777777" w:rsidR="005F291C" w:rsidRPr="008642B7" w:rsidRDefault="005F291C" w:rsidP="005F291C">
      <w:pPr>
        <w:pStyle w:val="3"/>
        <w:ind w:firstLine="640"/>
        <w:rPr>
          <w:lang w:bidi="ar"/>
        </w:rPr>
      </w:pPr>
      <w:r>
        <w:rPr>
          <w:lang w:bidi="ar"/>
        </w:rPr>
        <w:t>1.</w:t>
      </w:r>
      <w:r>
        <w:rPr>
          <w:lang w:bidi="ar"/>
        </w:rPr>
        <w:t>评分方式的选择</w:t>
      </w:r>
    </w:p>
    <w:p w14:paraId="5966F0EC" w14:textId="77777777" w:rsidR="005F291C" w:rsidRPr="008642B7" w:rsidRDefault="005F291C" w:rsidP="005F291C">
      <w:pPr>
        <w:spacing w:line="560" w:lineRule="exact"/>
        <w:ind w:firstLine="640"/>
        <w:jc w:val="left"/>
        <w:rPr>
          <w:rFonts w:ascii="FangSong" w:eastAsia="FangSong" w:hAnsi="FangSong" w:cs="FangSong"/>
          <w:kern w:val="0"/>
          <w:szCs w:val="32"/>
          <w:lang w:bidi="ar"/>
        </w:rPr>
      </w:pPr>
      <w:r>
        <w:rPr>
          <w:rFonts w:ascii="FangSong" w:eastAsia="FangSong" w:hAnsi="FangSong" w:cs="FangSong"/>
          <w:kern w:val="0"/>
          <w:szCs w:val="32"/>
          <w:lang w:bidi="ar"/>
        </w:rPr>
        <w:t>成熟度评价在业界存在三种主流路径：不评分只定级（CMMI模式），简洁但无法反映同级内部差异；仅评估目标等级（GB/T39116模式），聚焦但无法呈现跨等级能力分布；全级别逐条评分，对所有等级条款全部打分，通过加权汇算形成连续量化得分后对应等级区间。公司采用第三种方式，理由有三：覆盖业务范围宽、条款颗粒度细，需要连续量化结果支撑跨业务、跨卷烟厂横向比较；全级别评分既能判定当前等级，也能识别高等级条款的已有基础，为制定跃升路径提供精准依据；基于50分起点、每级10分的区间设计，量化得分与等级判定具有直观对应关系，兼顾精细性与可读性。</w:t>
      </w:r>
    </w:p>
    <w:p w14:paraId="5D35718A" w14:textId="77777777" w:rsidR="005F291C" w:rsidRPr="008642B7" w:rsidRDefault="005F291C" w:rsidP="005F291C">
      <w:pPr>
        <w:pStyle w:val="3"/>
        <w:ind w:firstLine="640"/>
        <w:rPr>
          <w:lang w:bidi="ar"/>
        </w:rPr>
      </w:pPr>
      <w:r>
        <w:rPr>
          <w:lang w:bidi="ar"/>
        </w:rPr>
        <w:t>2.</w:t>
      </w:r>
      <w:r>
        <w:rPr>
          <w:lang w:bidi="ar"/>
        </w:rPr>
        <w:t>条款符合性评分</w:t>
      </w:r>
    </w:p>
    <w:p w14:paraId="665192DF" w14:textId="77777777" w:rsidR="005F291C" w:rsidRPr="008642B7" w:rsidRDefault="005F291C" w:rsidP="005F291C">
      <w:pPr>
        <w:spacing w:line="560" w:lineRule="exact"/>
        <w:ind w:firstLine="640"/>
        <w:jc w:val="left"/>
        <w:rPr>
          <w:rFonts w:ascii="FangSong" w:eastAsia="FangSong" w:hAnsi="FangSong" w:cs="FangSong"/>
          <w:kern w:val="0"/>
          <w:szCs w:val="32"/>
          <w:lang w:bidi="ar"/>
        </w:rPr>
      </w:pPr>
      <w:r>
        <w:rPr>
          <w:rFonts w:ascii="FangSong" w:eastAsia="FangSong" w:hAnsi="FangSong" w:cs="FangSong"/>
          <w:kern w:val="0"/>
          <w:szCs w:val="32"/>
          <w:lang w:bidi="ar"/>
        </w:rPr>
        <w:t>每一条评价条款按满足程度五档评分：全部满足（1.0分）——证据充分，有效实施，未发现不足；大部分满足（0.8分）——证据准确，存在个别轻微不足；部分满足（0.5分）——证据不足，仅实施部分要求，存在明显不足；少部分满足（0.3分）——文件缺失或严重不全，实施零散停留表面；不满足（0.0分）——无管理文件，无任何证据。评分以事实和数据为依据，结论须经组内评审达成一致，不得由单一评价人单独定分。</w:t>
      </w:r>
    </w:p>
    <w:p w14:paraId="627C69C0" w14:textId="77777777" w:rsidR="005F291C" w:rsidRPr="008642B7" w:rsidRDefault="005F291C" w:rsidP="005F291C">
      <w:pPr>
        <w:pStyle w:val="3"/>
        <w:ind w:firstLine="640"/>
        <w:rPr>
          <w:lang w:bidi="ar"/>
        </w:rPr>
      </w:pPr>
      <w:r>
        <w:rPr>
          <w:lang w:bidi="ar"/>
        </w:rPr>
        <w:lastRenderedPageBreak/>
        <w:t>3.</w:t>
      </w:r>
      <w:r>
        <w:rPr>
          <w:lang w:bidi="ar"/>
        </w:rPr>
        <w:t>评价权重</w:t>
      </w:r>
    </w:p>
    <w:p w14:paraId="59F1C470" w14:textId="77777777" w:rsidR="005F291C" w:rsidRPr="008642B7" w:rsidRDefault="005F291C" w:rsidP="005F291C">
      <w:pPr>
        <w:spacing w:line="560" w:lineRule="exact"/>
        <w:ind w:firstLine="640"/>
        <w:jc w:val="left"/>
        <w:rPr>
          <w:rFonts w:ascii="FangSong" w:eastAsia="FangSong" w:hAnsi="FangSong" w:cs="FangSong"/>
          <w:kern w:val="0"/>
          <w:szCs w:val="32"/>
          <w:lang w:bidi="ar"/>
        </w:rPr>
      </w:pPr>
      <w:r>
        <w:rPr>
          <w:rFonts w:ascii="FangSong" w:eastAsia="FangSong" w:hAnsi="FangSong" w:cs="FangSong"/>
          <w:kern w:val="0"/>
          <w:szCs w:val="32"/>
          <w:lang w:bidi="ar"/>
        </w:rPr>
        <w:t>权重分配包含两个层次。能力子域权重，各子域在所属能力域内的占比，由业务主管部门根据重要程度和业务覆盖面确定，同域内各子域权重之和为100%。能力域权重，各能力域在评价对象中的占比，由业务主管部门根据支撑程度和价值贡献度确定，各域权重之和为100%。权重采用专家评判法与层次分析法（AHP）相结合确定：专家评判形成初值，AHP通过两两比较矩阵定量验证；两种方法结果偏差较大时，由建设办公室组织专项评审裁定。各业务组权重须提交建设办公室横向比对，防止通过权重调整人为影响总分。权重可按版本动态调整，须经原审批流程确认。</w:t>
      </w:r>
    </w:p>
    <w:p w14:paraId="2B09E6CA" w14:textId="77777777" w:rsidR="005F291C" w:rsidRPr="008642B7" w:rsidRDefault="005F291C" w:rsidP="005F291C">
      <w:pPr>
        <w:spacing w:line="560" w:lineRule="exact"/>
        <w:ind w:firstLine="643"/>
        <w:jc w:val="left"/>
        <w:rPr>
          <w:rFonts w:ascii="FangSong" w:eastAsia="FangSong" w:hAnsi="FangSong" w:cs="FangSong"/>
          <w:kern w:val="0"/>
          <w:szCs w:val="32"/>
          <w:lang w:bidi="ar"/>
        </w:rPr>
      </w:pPr>
      <w:r>
        <w:rPr>
          <w:rFonts w:ascii="FangSong" w:eastAsia="FangSong" w:hAnsi="FangSong" w:cs="FangSong"/>
          <w:b/>
          <w:bCs/>
          <w:kern w:val="0"/>
          <w:szCs w:val="32"/>
          <w:lang w:bidi="ar"/>
        </w:rPr>
        <w:t>4.成熟度等级计分模型</w:t>
      </w:r>
    </w:p>
    <w:p w14:paraId="35E78EA7" w14:textId="77777777" w:rsidR="005F291C" w:rsidRPr="008642B7" w:rsidRDefault="005F291C" w:rsidP="005F291C">
      <w:pPr>
        <w:spacing w:line="560" w:lineRule="exact"/>
        <w:ind w:firstLine="640"/>
        <w:jc w:val="left"/>
        <w:rPr>
          <w:rFonts w:ascii="FangSong" w:eastAsia="FangSong" w:hAnsi="FangSong" w:cs="FangSong"/>
          <w:kern w:val="0"/>
          <w:szCs w:val="32"/>
          <w:lang w:bidi="ar"/>
        </w:rPr>
      </w:pPr>
      <w:r w:rsidRPr="00A26B56">
        <w:rPr>
          <w:rFonts w:ascii="FangSong" w:eastAsia="FangSong" w:hAnsi="FangSong" w:cs="FangSong"/>
          <w:kern w:val="0"/>
          <w:szCs w:val="32"/>
          <w:lang w:bidi="ar"/>
        </w:rPr>
        <w:t>能力子域得分以50分为基础起点，将五个等级的条款分别计算达标率（实得分÷满分），每个等级最高贡献10分，五级全部达标则得满分100分。仅完成1级得60分，完成1至2级得70分，依此类推，等级越高、得分越高，得分区间与等级判定直接对应。能力域得分由其下各能力子域得分按重要程度加权汇总得出。评价对象得分由其下各能力域得分按价值贡献度加权汇总得出。公司成熟度总分由各评价对象得分按整体权重加权汇总得出。四级逐层汇算，最终形成全公司统一可比的成熟度总</w:t>
      </w:r>
      <w:r>
        <w:rPr>
          <w:rFonts w:ascii="FangSong" w:eastAsia="FangSong" w:hAnsi="FangSong" w:cs="FangSong" w:hint="eastAsia"/>
          <w:kern w:val="0"/>
          <w:szCs w:val="32"/>
          <w:lang w:bidi="ar"/>
        </w:rPr>
        <w:t>分。</w:t>
      </w:r>
    </w:p>
    <w:p w14:paraId="0F586A26" w14:textId="77777777" w:rsidR="005F291C" w:rsidRPr="008642B7" w:rsidRDefault="005F291C" w:rsidP="005F291C">
      <w:pPr>
        <w:pStyle w:val="3"/>
        <w:ind w:firstLine="640"/>
        <w:rPr>
          <w:lang w:bidi="ar"/>
        </w:rPr>
      </w:pPr>
      <w:r>
        <w:rPr>
          <w:lang w:bidi="ar"/>
        </w:rPr>
        <w:t>5.</w:t>
      </w:r>
      <w:r>
        <w:rPr>
          <w:lang w:bidi="ar"/>
        </w:rPr>
        <w:t>成熟度等级判定</w:t>
      </w:r>
    </w:p>
    <w:p w14:paraId="4DECE03D" w14:textId="77777777" w:rsidR="005F291C" w:rsidRPr="008642B7" w:rsidRDefault="005F291C" w:rsidP="005F291C">
      <w:pPr>
        <w:spacing w:line="560" w:lineRule="exact"/>
        <w:ind w:firstLine="640"/>
        <w:jc w:val="left"/>
        <w:rPr>
          <w:rFonts w:ascii="FangSong" w:eastAsia="FangSong" w:hAnsi="FangSong" w:cs="FangSong"/>
          <w:kern w:val="0"/>
          <w:szCs w:val="32"/>
          <w:lang w:bidi="ar"/>
        </w:rPr>
      </w:pPr>
      <w:r>
        <w:rPr>
          <w:rFonts w:ascii="FangSong" w:eastAsia="FangSong" w:hAnsi="FangSong" w:cs="FangSong"/>
          <w:kern w:val="0"/>
          <w:szCs w:val="32"/>
          <w:lang w:bidi="ar"/>
        </w:rPr>
        <w:t>成熟度总分按区间判定：90≤A≤100为卓越级，80≤A＜90为优化级，70≤A＜80为管控级，60≤A＜70为规范级，50≤A＜</w:t>
      </w:r>
      <w:r>
        <w:rPr>
          <w:rFonts w:ascii="FangSong" w:eastAsia="FangSong" w:hAnsi="FangSong" w:cs="FangSong"/>
          <w:kern w:val="0"/>
          <w:szCs w:val="32"/>
          <w:lang w:bidi="ar"/>
        </w:rPr>
        <w:lastRenderedPageBreak/>
        <w:t>60为基础级。各等级内涵与前文五级特征描述保持一致。总分低于50分判定为“未达基础级”，须优先完成1级条款改进后再开展正式定级评价。等级判定完成后同步输出三类成果：良好实践清单（供横向推广）、弱项清单（含根因分析）、改进方向建议（含优先级排序）。评价的目的不是给出等级标签，而是让被评价方清楚“好在哪里、差在哪里、往哪个方向改”。</w:t>
      </w:r>
    </w:p>
    <w:p w14:paraId="136352FD" w14:textId="3E2BC096" w:rsidR="005F291C" w:rsidRDefault="005F291C" w:rsidP="005F291C">
      <w:pPr>
        <w:pStyle w:val="2"/>
        <w:ind w:firstLine="640"/>
        <w:rPr>
          <w:ins w:id="131" w:author="JF XU" w:date="2026-03-19T16:02:00Z" w16du:dateUtc="2026-03-19T08:02:00Z"/>
        </w:rPr>
      </w:pPr>
      <w:bookmarkStart w:id="132" w:name="_Toc224716803"/>
      <w:r>
        <w:t>（</w:t>
      </w:r>
      <w:del w:id="133" w:author="JF XU" w:date="2026-03-19T15:51:00Z" w16du:dateUtc="2026-03-19T07:51:00Z">
        <w:r w:rsidDel="005F3B94">
          <w:rPr>
            <w:rFonts w:hint="eastAsia"/>
          </w:rPr>
          <w:delText>五</w:delText>
        </w:r>
      </w:del>
      <w:ins w:id="134" w:author="JF XU" w:date="2026-03-19T15:51:00Z" w16du:dateUtc="2026-03-19T07:51:00Z">
        <w:r w:rsidR="005F3B94">
          <w:rPr>
            <w:rFonts w:hint="eastAsia"/>
          </w:rPr>
          <w:t>四</w:t>
        </w:r>
      </w:ins>
      <w:r>
        <w:t>）评价实施与结果运用</w:t>
      </w:r>
      <w:bookmarkEnd w:id="132"/>
    </w:p>
    <w:p w14:paraId="3AC269DA" w14:textId="1BCFFD04" w:rsidR="00D47BDB" w:rsidRPr="00D47BDB" w:rsidRDefault="00D47BDB">
      <w:pPr>
        <w:ind w:firstLine="640"/>
        <w:pPrChange w:id="135" w:author="JF XU" w:date="2026-03-19T16:02:00Z" w16du:dateUtc="2026-03-19T08:02:00Z">
          <w:pPr>
            <w:pStyle w:val="2"/>
            <w:ind w:firstLine="640"/>
          </w:pPr>
        </w:pPrChange>
      </w:pPr>
      <w:ins w:id="136" w:author="JF XU" w:date="2026-03-19T16:02:00Z" w16du:dateUtc="2026-03-19T08:02:00Z">
        <w:r>
          <w:rPr>
            <w:rFonts w:hint="eastAsia"/>
          </w:rPr>
          <w:t>结果如何用需要突出？</w:t>
        </w:r>
      </w:ins>
    </w:p>
    <w:p w14:paraId="64736AAE" w14:textId="77777777" w:rsidR="005F291C" w:rsidRDefault="005F291C">
      <w:pPr>
        <w:pStyle w:val="3"/>
        <w:ind w:firstLine="640"/>
        <w:pPrChange w:id="137" w:author="JF XU" w:date="2026-03-19T15:44:00Z" w16du:dateUtc="2026-03-19T07:44:00Z">
          <w:pPr>
            <w:ind w:firstLine="640"/>
          </w:pPr>
        </w:pPrChange>
      </w:pPr>
      <w:r>
        <w:t>1.</w:t>
      </w:r>
      <w:r>
        <w:t>评价策划</w:t>
      </w:r>
    </w:p>
    <w:p w14:paraId="3AD08CF2" w14:textId="77777777" w:rsidR="005F291C" w:rsidRDefault="005F291C" w:rsidP="005F291C">
      <w:pPr>
        <w:ind w:firstLine="640"/>
      </w:pPr>
      <w:r>
        <w:t>评价组织部门联合被评价单位制定评价目标，确定评价对象和类型。自评重在发现差距，他评重在客观定级，通常以自评为基础、他评结果作为正式定级依据。界定评价范围，组建内外部专家评价团队，指派组长统筹；与被评价单位存在直接利益关系的人员应予回避。编制评价实施方案，明确目标、范围、节点计划和团队分工，沟通确认后实施。</w:t>
      </w:r>
    </w:p>
    <w:p w14:paraId="6DBC03CA" w14:textId="77777777" w:rsidR="005F291C" w:rsidRDefault="005F291C">
      <w:pPr>
        <w:pStyle w:val="3"/>
        <w:ind w:firstLine="640"/>
        <w:pPrChange w:id="138" w:author="JF XU" w:date="2026-03-19T15:44:00Z" w16du:dateUtc="2026-03-19T07:44:00Z">
          <w:pPr>
            <w:ind w:firstLine="640"/>
          </w:pPr>
        </w:pPrChange>
      </w:pPr>
      <w:r>
        <w:t>2.</w:t>
      </w:r>
      <w:r>
        <w:t>评价实施</w:t>
      </w:r>
    </w:p>
    <w:p w14:paraId="60EA6174" w14:textId="77777777" w:rsidR="005F291C" w:rsidRDefault="005F291C" w:rsidP="005F291C">
      <w:pPr>
        <w:ind w:firstLine="640"/>
      </w:pPr>
      <w:r>
        <w:t>准备阶段，编制评价验证表，逐项明确取证方式和判定标准。现场评价阶段，采用三维取证方法收集证据：查制度文件、看现场实际、问业务人员，三类证据相互印证，结论须经组内评审达成一致。按权重逐级加权汇算，判定成熟度等级，识别良好实践、弱项和改进方向，评价报告经企业管理部提交管理层审核后正式发布。</w:t>
      </w:r>
    </w:p>
    <w:p w14:paraId="1AA98FC3" w14:textId="77777777" w:rsidR="005F291C" w:rsidRDefault="005F291C">
      <w:pPr>
        <w:pStyle w:val="3"/>
        <w:ind w:firstLine="640"/>
        <w:pPrChange w:id="139" w:author="JF XU" w:date="2026-03-19T15:44:00Z" w16du:dateUtc="2026-03-19T07:44:00Z">
          <w:pPr>
            <w:ind w:firstLine="640"/>
          </w:pPr>
        </w:pPrChange>
      </w:pPr>
      <w:r>
        <w:t>3.</w:t>
      </w:r>
      <w:r>
        <w:t>评价分析</w:t>
      </w:r>
    </w:p>
    <w:p w14:paraId="75FCDF8A" w14:textId="77777777" w:rsidR="005F291C" w:rsidRDefault="005F291C" w:rsidP="005F291C">
      <w:pPr>
        <w:ind w:firstLine="640"/>
      </w:pPr>
      <w:r>
        <w:t>从四个维度总结：目标实现程度、评价方法科学性、评价对</w:t>
      </w:r>
      <w:r>
        <w:lastRenderedPageBreak/>
        <w:t>象反馈、评价结果有效性。报告分层呈现：向管理层呈现整体等级和战略改进方向，向业务部门呈现条款得分和具体改进建议。共性短板由建设办归纳，最佳实践在全公司推广共享。</w:t>
      </w:r>
    </w:p>
    <w:p w14:paraId="011897B7" w14:textId="77777777" w:rsidR="005F291C" w:rsidRDefault="005F291C">
      <w:pPr>
        <w:pStyle w:val="3"/>
        <w:ind w:firstLine="640"/>
        <w:pPrChange w:id="140" w:author="JF XU" w:date="2026-03-19T15:44:00Z" w16du:dateUtc="2026-03-19T07:44:00Z">
          <w:pPr>
            <w:ind w:firstLine="640"/>
          </w:pPr>
        </w:pPrChange>
      </w:pPr>
      <w:r>
        <w:t>4.</w:t>
      </w:r>
      <w:r>
        <w:t>评价改进</w:t>
      </w:r>
    </w:p>
    <w:p w14:paraId="2780EE38" w14:textId="77777777" w:rsidR="005F291C" w:rsidRDefault="005F291C" w:rsidP="00D16BB9">
      <w:pPr>
        <w:ind w:firstLine="640"/>
      </w:pPr>
      <w:r>
        <w:t>业务改进方面，各部门、各卷烟厂明确改进措施、时限和责任人，形成年度改进计划；系统性问题组建联合攻关小组，企业管理部监督验证，成果通过标准修订、案例存档等方式固化。评价过程改进方面，体系更新遵循明确触发机制：战略重大调整时启动条款系统性修订，行业政策变化时更新受影响准则，发现条款歧义时局部完善，所有修订按版本管理。</w:t>
      </w:r>
    </w:p>
    <w:p w14:paraId="183FB0AA" w14:textId="77777777" w:rsidR="005F291C" w:rsidRDefault="005F291C">
      <w:pPr>
        <w:pStyle w:val="3"/>
        <w:ind w:firstLine="640"/>
        <w:pPrChange w:id="141" w:author="JF XU" w:date="2026-03-19T16:02:00Z" w16du:dateUtc="2026-03-19T08:02:00Z">
          <w:pPr>
            <w:ind w:firstLine="640"/>
          </w:pPr>
        </w:pPrChange>
      </w:pPr>
      <w:r>
        <w:t>5.</w:t>
      </w:r>
      <w:r>
        <w:t>评价结果应用</w:t>
      </w:r>
    </w:p>
    <w:p w14:paraId="5E693253" w14:textId="77777777" w:rsidR="005F291C" w:rsidRDefault="005F291C" w:rsidP="005F291C">
      <w:pPr>
        <w:ind w:firstLine="640"/>
        <w:rPr>
          <w:ins w:id="142" w:author="JF XU" w:date="2026-03-19T17:02:00Z" w16du:dateUtc="2026-03-19T09:02:00Z"/>
        </w:rPr>
      </w:pPr>
      <w:r>
        <w:t>评价结果纳入年度管理提升计划，成熟度较低的领域在资源配置、数字化建设、项目立项等方面优先支持。各卷烟厂统一标准下的得分客观呈现能力差距，为最佳实践推广提供依据。每轮评价后对条款、权重、评分方法迭代完善，形成“评价发现—改进解决—再评价验证”的持续循环，实现业务能力与评价体系的双向驱动。</w:t>
      </w:r>
    </w:p>
    <w:p w14:paraId="5B4171B2" w14:textId="070961EF" w:rsidR="002E4343" w:rsidRDefault="002E4343" w:rsidP="005F291C">
      <w:pPr>
        <w:ind w:firstLine="640"/>
      </w:pPr>
      <w:ins w:id="143" w:author="JF XU" w:date="2026-03-19T17:02:00Z" w16du:dateUtc="2026-03-19T09:02:00Z">
        <w:r>
          <w:rPr>
            <w:rFonts w:hint="eastAsia"/>
          </w:rPr>
          <w:t>拓展评价结果运用</w:t>
        </w:r>
      </w:ins>
    </w:p>
    <w:p w14:paraId="04BC8411" w14:textId="77777777" w:rsidR="005F291C" w:rsidRDefault="005F291C" w:rsidP="005F291C">
      <w:pPr>
        <w:pStyle w:val="1"/>
        <w:widowControl/>
        <w:ind w:firstLine="640"/>
      </w:pPr>
      <w:bookmarkStart w:id="144" w:name="_Toc224716804"/>
      <w:r>
        <w:rPr>
          <w:rFonts w:cs="SimHei" w:hint="eastAsia"/>
        </w:rPr>
        <w:t>三、推进情况及下一步安排</w:t>
      </w:r>
      <w:bookmarkEnd w:id="144"/>
    </w:p>
    <w:p w14:paraId="4F233D2B" w14:textId="77777777" w:rsidR="005F291C" w:rsidRDefault="005F291C" w:rsidP="00C142C6">
      <w:pPr>
        <w:pStyle w:val="2"/>
        <w:ind w:firstLine="640"/>
      </w:pPr>
      <w:bookmarkStart w:id="145" w:name="_Toc224716805"/>
      <w:r>
        <w:rPr>
          <w:rFonts w:hAnsi="KaiTi_GB2312" w:cs="KaiTi_GB2312" w:hint="eastAsia"/>
        </w:rPr>
        <w:t>（一</w:t>
      </w:r>
      <w:r w:rsidRPr="00C142C6">
        <w:rPr>
          <w:rFonts w:hint="eastAsia"/>
          <w:rPrChange w:id="146" w:author="JF XU" w:date="2026-03-19T15:45:00Z" w16du:dateUtc="2026-03-19T07:45:00Z">
            <w:rPr>
              <w:rFonts w:hAnsi="KaiTi_GB2312" w:cs="KaiTi_GB2312" w:hint="eastAsia"/>
            </w:rPr>
          </w:rPrChange>
        </w:rPr>
        <w:t>）</w:t>
      </w:r>
      <w:r w:rsidRPr="00C142C6">
        <w:rPr>
          <w:rFonts w:hint="eastAsia"/>
          <w:rPrChange w:id="147" w:author="JF XU" w:date="2026-03-19T15:45:00Z" w16du:dateUtc="2026-03-19T07:45:00Z">
            <w:rPr>
              <w:rFonts w:ascii="FangSong" w:eastAsia="FangSong" w:hint="eastAsia"/>
              <w:lang w:bidi="ar"/>
            </w:rPr>
          </w:rPrChange>
        </w:rPr>
        <w:t>推进路径</w:t>
      </w:r>
      <w:bookmarkEnd w:id="145"/>
    </w:p>
    <w:p w14:paraId="15EE6EEB" w14:textId="77777777" w:rsidR="005F291C" w:rsidRDefault="005F291C" w:rsidP="005F291C">
      <w:pPr>
        <w:spacing w:line="560" w:lineRule="exact"/>
        <w:ind w:firstLine="640"/>
      </w:pPr>
      <w:r>
        <w:rPr>
          <w:rFonts w:ascii="FangSong" w:eastAsia="FangSong" w:hAnsi="FangSong" w:cs="FangSong" w:hint="eastAsia"/>
          <w:kern w:val="0"/>
          <w:szCs w:val="32"/>
          <w:lang w:bidi="ar"/>
        </w:rPr>
        <w:t>按照“系统策划、试点评价、全面推进、整体提升”四阶段滚动推进：</w:t>
      </w:r>
      <w:r>
        <w:rPr>
          <w:rFonts w:ascii="FangSong" w:eastAsia="FangSong" w:hAnsi="FangSong" w:cs="FangSong" w:hint="eastAsia"/>
          <w:b/>
          <w:bCs/>
          <w:kern w:val="0"/>
          <w:szCs w:val="32"/>
          <w:lang w:bidi="ar"/>
        </w:rPr>
        <w:t>第一阶段——系统策划（2024年底—2025年上半年）。</w:t>
      </w:r>
      <w:r>
        <w:rPr>
          <w:rFonts w:ascii="FangSong" w:eastAsia="FangSong" w:hAnsi="FangSong" w:cs="FangSong" w:hint="eastAsia"/>
          <w:kern w:val="0"/>
          <w:szCs w:val="32"/>
          <w:lang w:bidi="ar"/>
        </w:rPr>
        <w:t>制定推进方案，构建评价模式，编制评价准则基础框架，完成生产制造和卷烟厂的评价准则试行稿。</w:t>
      </w:r>
      <w:r>
        <w:rPr>
          <w:rFonts w:ascii="FangSong" w:eastAsia="FangSong" w:hAnsi="FangSong" w:cs="FangSong" w:hint="eastAsia"/>
          <w:b/>
          <w:bCs/>
          <w:kern w:val="0"/>
          <w:szCs w:val="32"/>
          <w:lang w:bidi="ar"/>
        </w:rPr>
        <w:t>第二阶段——试点评价（2025</w:t>
      </w:r>
      <w:r>
        <w:rPr>
          <w:rFonts w:ascii="FangSong" w:eastAsia="FangSong" w:hAnsi="FangSong" w:cs="FangSong" w:hint="eastAsia"/>
          <w:b/>
          <w:bCs/>
          <w:kern w:val="0"/>
          <w:szCs w:val="32"/>
          <w:lang w:bidi="ar"/>
        </w:rPr>
        <w:lastRenderedPageBreak/>
        <w:t>年7月—9月）。</w:t>
      </w:r>
      <w:r>
        <w:rPr>
          <w:rFonts w:ascii="FangSong" w:eastAsia="FangSong" w:hAnsi="FangSong" w:cs="FangSong" w:hint="eastAsia"/>
          <w:kern w:val="0"/>
          <w:szCs w:val="32"/>
          <w:lang w:bidi="ar"/>
        </w:rPr>
        <w:t>选取生产制造核心业务及南阳卷烟厂开展试点评价。识别改进机会、提升建议，同时总结体系设计中的不足，为全面推进提供实践依据。</w:t>
      </w:r>
      <w:r>
        <w:rPr>
          <w:rFonts w:ascii="FangSong" w:eastAsia="FangSong" w:hAnsi="FangSong" w:cs="FangSong" w:hint="eastAsia"/>
          <w:b/>
          <w:bCs/>
          <w:kern w:val="0"/>
          <w:szCs w:val="32"/>
          <w:lang w:bidi="ar"/>
        </w:rPr>
        <w:t>第三阶段——全面推进（2025年10月—2026年）。</w:t>
      </w:r>
      <w:r>
        <w:rPr>
          <w:rFonts w:ascii="FangSong" w:eastAsia="FangSong" w:hAnsi="FangSong" w:cs="FangSong" w:hint="eastAsia"/>
          <w:kern w:val="0"/>
          <w:szCs w:val="32"/>
          <w:lang w:bidi="ar"/>
        </w:rPr>
        <w:t>分三个子阶段实施：体系建设阶段，完成“6+1+1”全部评价准则编制修订，发布管理成熟度评价系列标准；评价实施阶段，组织各核心业务、综合管理及全部卷烟厂开展成熟度评价；改进提升阶段，将评价发现转化为效能攻坚任务，持续推进管理改进。</w:t>
      </w:r>
      <w:r>
        <w:rPr>
          <w:rFonts w:ascii="FangSong" w:eastAsia="FangSong" w:hAnsi="FangSong" w:cs="FangSong" w:hint="eastAsia"/>
          <w:b/>
          <w:bCs/>
          <w:kern w:val="0"/>
          <w:szCs w:val="32"/>
          <w:lang w:bidi="ar"/>
        </w:rPr>
        <w:t>第四阶段——整体提升（2027年）。</w:t>
      </w:r>
      <w:r>
        <w:rPr>
          <w:rFonts w:ascii="FangSong" w:eastAsia="FangSong" w:hAnsi="FangSong" w:cs="FangSong" w:hint="eastAsia"/>
          <w:kern w:val="0"/>
          <w:szCs w:val="32"/>
          <w:lang w:bidi="ar"/>
        </w:rPr>
        <w:t>组建公司级评价小组开展整体成熟度评价，总结提炼河南中烟特色成熟度评价模式，建立能力改进典型案例库，将评价成果固化为制度标准，形成管理成熟度持续提升的长效机制。</w:t>
      </w:r>
    </w:p>
    <w:p w14:paraId="7721EE1B" w14:textId="77777777" w:rsidR="005F291C" w:rsidRDefault="005F291C" w:rsidP="005F291C">
      <w:pPr>
        <w:pStyle w:val="2"/>
        <w:widowControl/>
        <w:ind w:firstLine="640"/>
      </w:pPr>
      <w:bookmarkStart w:id="148" w:name="_Toc224716806"/>
      <w:r>
        <w:rPr>
          <w:rFonts w:hAnsi="KaiTi_GB2312" w:cs="KaiTi_GB2312" w:hint="eastAsia"/>
        </w:rPr>
        <w:t>（二）试点评价</w:t>
      </w:r>
      <w:bookmarkEnd w:id="148"/>
    </w:p>
    <w:p w14:paraId="6BB87F9C" w14:textId="77777777" w:rsidR="005F291C" w:rsidRDefault="005F291C" w:rsidP="005F291C">
      <w:pPr>
        <w:ind w:firstLine="643"/>
      </w:pPr>
      <w:r>
        <w:rPr>
          <w:rFonts w:hint="eastAsia"/>
          <w:b/>
          <w:bCs/>
          <w:lang w:bidi="ar"/>
        </w:rPr>
        <w:t>一是精心组织试点评价。</w:t>
      </w:r>
      <w:r>
        <w:rPr>
          <w:rFonts w:hint="eastAsia"/>
          <w:lang w:bidi="ar"/>
        </w:rPr>
        <w:t>聚焦价值创造关键环节，选取生产制造核心业务及南阳卷烟厂作为试点。制定专项实施方案，统筹内外部专家资源组建评价小组，开展培训宣贯，深入解读评价体系。综合运用制度审阅、资料查验、调研访谈、对标分析、现场核实等方法，对生产制造业务5个能力域、88项核心要素、279条评价条款，以及南阳卷烟厂6个能力域、144项核心要素、500条评价条款，全面开展成熟度评估。</w:t>
      </w:r>
      <w:r>
        <w:rPr>
          <w:rFonts w:hint="eastAsia"/>
          <w:b/>
          <w:bCs/>
          <w:lang w:bidi="ar"/>
        </w:rPr>
        <w:t>二是系统梳理评价发现。</w:t>
      </w:r>
      <w:r>
        <w:rPr>
          <w:rFonts w:hint="eastAsia"/>
          <w:lang w:bidi="ar"/>
        </w:rPr>
        <w:t>明确了当前所处管理阶段，精准识别出能力差距与关键短板，深入揭示了制度标准建设与执行中的薄弱环节，有效诊断出跨部门协同不畅、资源配置不协调等制约因素。共总结出制度体系管理颗粒度不足、执行监督不够严格、数字化转型进程滞后等8项系统性问题，提出改进机会42项、提升建议34项，为精准施策确立了</w:t>
      </w:r>
      <w:r>
        <w:rPr>
          <w:rFonts w:hint="eastAsia"/>
          <w:lang w:bidi="ar"/>
        </w:rPr>
        <w:lastRenderedPageBreak/>
        <w:t>主攻方向。</w:t>
      </w:r>
      <w:r>
        <w:rPr>
          <w:rFonts w:hint="eastAsia"/>
          <w:b/>
          <w:bCs/>
          <w:lang w:bidi="ar"/>
        </w:rPr>
        <w:t>三是持续推动改进提升</w:t>
      </w:r>
      <w:r>
        <w:rPr>
          <w:rFonts w:hint="eastAsia"/>
          <w:lang w:bidi="ar"/>
        </w:rPr>
        <w:t>。通过系统梳理业务现状、识别管理薄弱环节、研讨提升措施，有效激发业务单元自我完善与持续改进的内生动力。同时审视评价体系本身，发现存在等级递进关系不够清晰、评价队伍能力有待加强等问题，明确了“能力子域核心要素梳理—关键举措设计—评价条款展开—全面评价实施”的技术路线。</w:t>
      </w:r>
    </w:p>
    <w:p w14:paraId="200482FA" w14:textId="63CA185B" w:rsidR="005F291C" w:rsidRDefault="005F291C" w:rsidP="005F291C">
      <w:pPr>
        <w:pStyle w:val="2"/>
        <w:widowControl/>
        <w:ind w:firstLine="640"/>
      </w:pPr>
      <w:bookmarkStart w:id="149" w:name="_Toc224716807"/>
      <w:r>
        <w:rPr>
          <w:rFonts w:hAnsi="KaiTi_GB2312" w:cs="KaiTi_GB2312" w:hint="eastAsia"/>
        </w:rPr>
        <w:t>（三）全面建设</w:t>
      </w:r>
      <w:bookmarkEnd w:id="149"/>
      <w:ins w:id="150" w:author="JF XU" w:date="2026-03-19T15:45:00Z" w16du:dateUtc="2026-03-19T07:45:00Z">
        <w:r w:rsidR="0094172C">
          <w:rPr>
            <w:rFonts w:hAnsi="KaiTi_GB2312" w:cs="KaiTi_GB2312" w:hint="eastAsia"/>
          </w:rPr>
          <w:t>（</w:t>
        </w:r>
      </w:ins>
      <w:ins w:id="151" w:author="JF XU" w:date="2026-03-19T15:46:00Z" w16du:dateUtc="2026-03-19T07:46:00Z">
        <w:r w:rsidR="0094172C">
          <w:rPr>
            <w:rFonts w:hAnsi="KaiTi_GB2312" w:cs="KaiTi_GB2312" w:hint="eastAsia"/>
          </w:rPr>
          <w:t>与二合并</w:t>
        </w:r>
        <w:r w:rsidR="00981FA8">
          <w:rPr>
            <w:rFonts w:hAnsi="KaiTi_GB2312" w:cs="KaiTi_GB2312" w:hint="eastAsia"/>
          </w:rPr>
          <w:t>？或四不要</w:t>
        </w:r>
      </w:ins>
      <w:ins w:id="152" w:author="JF XU" w:date="2026-03-19T15:45:00Z" w16du:dateUtc="2026-03-19T07:45:00Z">
        <w:r w:rsidR="0094172C">
          <w:rPr>
            <w:rFonts w:hAnsi="KaiTi_GB2312" w:cs="KaiTi_GB2312" w:hint="eastAsia"/>
          </w:rPr>
          <w:t>）</w:t>
        </w:r>
      </w:ins>
    </w:p>
    <w:p w14:paraId="68217BAC" w14:textId="77777777" w:rsidR="005F291C" w:rsidRDefault="005F291C" w:rsidP="005F291C">
      <w:pPr>
        <w:ind w:firstLine="643"/>
      </w:pPr>
      <w:r>
        <w:rPr>
          <w:rFonts w:hint="eastAsia"/>
          <w:b/>
          <w:bCs/>
          <w:lang w:bidi="ar"/>
        </w:rPr>
        <w:t>一是</w:t>
      </w:r>
      <w:r>
        <w:rPr>
          <w:rFonts w:hint="eastAsia"/>
          <w:b/>
          <w:lang w:bidi="ar"/>
        </w:rPr>
        <w:t>启动全面推进。</w:t>
      </w:r>
      <w:r>
        <w:rPr>
          <w:rFonts w:hAnsi="FangSong" w:cs="Times New Roman" w:hint="eastAsia"/>
          <w:spacing w:val="-4"/>
          <w:szCs w:val="32"/>
          <w:lang w:bidi="ar"/>
        </w:rPr>
        <w:t>成立</w:t>
      </w:r>
      <w:r>
        <w:rPr>
          <w:rFonts w:hint="eastAsia"/>
          <w:lang w:bidi="ar"/>
        </w:rPr>
        <w:t>管理成熟度评价体系建设工作组</w:t>
      </w:r>
      <w:r>
        <w:rPr>
          <w:rFonts w:hAnsi="FangSong" w:cs="Times New Roman" w:hint="eastAsia"/>
          <w:spacing w:val="-4"/>
          <w:szCs w:val="32"/>
          <w:lang w:bidi="ar"/>
        </w:rPr>
        <w:t>，工作组下设建设办公室，组建</w:t>
      </w:r>
      <w:r>
        <w:rPr>
          <w:rFonts w:hint="eastAsia"/>
          <w:lang w:bidi="ar"/>
        </w:rPr>
        <w:t>技术研发、原料保障、物资保障、生产制造、市场营销、物流管理、综合管理、卷烟厂8个专项业务组，配齐配强专业力量，形成分工合理、协同高效的推进格局；制定印发《成熟度评价体系全面建设实施方案》，形成8个步骤、25个关键活动的阶段任务图，明确各节点起止时间、责任部门和推进进度，实行挂图作战、定期更新，确保体系建设有序推进、稳步落实。</w:t>
      </w:r>
      <w:r>
        <w:rPr>
          <w:rFonts w:hint="eastAsia"/>
          <w:b/>
          <w:lang w:bidi="ar"/>
        </w:rPr>
        <w:t>二是强化能力建设。</w:t>
      </w:r>
      <w:r>
        <w:rPr>
          <w:rFonts w:hint="eastAsia"/>
          <w:lang w:bidi="ar"/>
        </w:rPr>
        <w:t>组织84名编制人员开展集中实操演练培训，帮助全员快速建立对体系的整体认知，明确评价体系的基本框架和应用方法；结合业务差异分组开展核心要素、关键举措、评价条款3批24场次专项培训，推动编制人员深入理解评价标准、准确把握评价方法，为体系高质量建设奠定能力基础。</w:t>
      </w:r>
      <w:r>
        <w:rPr>
          <w:rFonts w:hint="eastAsia"/>
          <w:b/>
          <w:bCs/>
          <w:lang w:bidi="ar"/>
        </w:rPr>
        <w:t>三是</w:t>
      </w:r>
      <w:r>
        <w:rPr>
          <w:rFonts w:hint="eastAsia"/>
          <w:b/>
          <w:lang w:bidi="ar"/>
        </w:rPr>
        <w:t>健全评审机制。</w:t>
      </w:r>
      <w:r>
        <w:rPr>
          <w:rFonts w:hint="eastAsia"/>
          <w:lang w:bidi="ar"/>
        </w:rPr>
        <w:t>建立“业务组内部评审、建设办公室技术评审、多方综合评审”的三级审核流程，以“分层把关+多方协同”模式，确保审核责任清晰、专业把关充分、成果质量可控的效果；各部门负责人、业务分管负责人全程参与评审工作，广泛征求相关部门和条线意见，确保评价体系符合公司实际、具备可操作性。组</w:t>
      </w:r>
      <w:r>
        <w:rPr>
          <w:rFonts w:hint="eastAsia"/>
          <w:lang w:bidi="ar"/>
        </w:rPr>
        <w:lastRenderedPageBreak/>
        <w:t>织开展两轮次，共60场次技术评审、综合评审，初步形成涵盖六大核心业务能力域27项，能力子域98项，核心要素218项，等级特征635项，评价条款1357条；综合管理能力域9项，能力子域32项，核心要素94项，等级特征245项，评价条款946条；卷烟厂能力域6项，能力子域31项，核心要素89项，等级特征190项，评价条款674条的评价体系初稿。</w:t>
      </w:r>
    </w:p>
    <w:p w14:paraId="679260EE" w14:textId="77777777" w:rsidR="005F291C" w:rsidRDefault="005F291C" w:rsidP="005F291C">
      <w:pPr>
        <w:pStyle w:val="2"/>
        <w:ind w:firstLine="640"/>
      </w:pPr>
      <w:bookmarkStart w:id="153" w:name="_Toc224716808"/>
      <w:r>
        <w:rPr>
          <w:rFonts w:hint="eastAsia"/>
        </w:rPr>
        <w:t>（四）下一步工作安排</w:t>
      </w:r>
      <w:bookmarkEnd w:id="153"/>
    </w:p>
    <w:p w14:paraId="759D766E" w14:textId="77777777" w:rsidR="005F291C" w:rsidRDefault="005F291C" w:rsidP="005F291C">
      <w:pPr>
        <w:ind w:firstLine="640"/>
      </w:pPr>
      <w:r>
        <w:rPr>
          <w:rFonts w:ascii="FangSong" w:eastAsia="FangSong" w:hAnsi="FangSong" w:cs="FangSong"/>
          <w:szCs w:val="32"/>
          <w:lang w:bidi="ar"/>
        </w:rPr>
        <w:t>围绕“2026年12月底完成试运行评价、2027年实现全面运用”的总体目标，按“建标准—做评价—出成果”三步推进。</w:t>
      </w:r>
      <w:r w:rsidRPr="00FE154C">
        <w:rPr>
          <w:rFonts w:ascii="FangSong" w:eastAsia="FangSong" w:hAnsi="FangSong" w:cs="FangSong"/>
          <w:b/>
          <w:bCs/>
          <w:szCs w:val="32"/>
          <w:lang w:bidi="ar"/>
        </w:rPr>
        <w:t>一是完成评价标准建设。</w:t>
      </w:r>
      <w:r>
        <w:rPr>
          <w:rFonts w:ascii="FangSong" w:eastAsia="FangSong" w:hAnsi="FangSong" w:cs="FangSong"/>
          <w:szCs w:val="32"/>
          <w:lang w:bidi="ar"/>
        </w:rPr>
        <w:t>完成第二阶段综合评审，确保条款符合战略引领、对标一流、合法合规、系统集成的总体要求；持续开展培训引导，结合建设经验制定各专项评价准则，高质量完成管理成熟度评价系列标准编制。</w:t>
      </w:r>
      <w:r w:rsidRPr="00FE154C">
        <w:rPr>
          <w:rFonts w:ascii="FangSong" w:eastAsia="FangSong" w:hAnsi="FangSong" w:cs="FangSong"/>
          <w:b/>
          <w:bCs/>
          <w:szCs w:val="32"/>
          <w:lang w:bidi="ar"/>
        </w:rPr>
        <w:t>二是扎实推进试运行评价</w:t>
      </w:r>
      <w:r>
        <w:rPr>
          <w:rFonts w:ascii="FangSong" w:eastAsia="FangSong" w:hAnsi="FangSong" w:cs="FangSong"/>
          <w:szCs w:val="32"/>
          <w:lang w:bidi="ar"/>
        </w:rPr>
        <w:t>。总结试点经验，优化工具方法，建立规范评价流程，制定试运行实施方案，组建并培训评价队伍；分阶段组织各核心业务、综合管理、各卷烟厂开展评价，形成评价报告和问题清单；召开专题研讨会分析问题根因，制定改进措施，将评价发现转化为效能攻坚任务，推动管理成熟度持续提升。</w:t>
      </w:r>
      <w:r w:rsidRPr="00FE154C">
        <w:rPr>
          <w:rFonts w:ascii="FangSong" w:eastAsia="FangSong" w:hAnsi="FangSong" w:cs="FangSong"/>
          <w:b/>
          <w:bCs/>
          <w:szCs w:val="32"/>
          <w:lang w:bidi="ar"/>
        </w:rPr>
        <w:t>三是推进评价体系全面应用。</w:t>
      </w:r>
      <w:r>
        <w:rPr>
          <w:rFonts w:ascii="FangSong" w:eastAsia="FangSong" w:hAnsi="FangSong" w:cs="FangSong"/>
          <w:szCs w:val="32"/>
          <w:lang w:bidi="ar"/>
        </w:rPr>
        <w:t>组建公司级评价小组，全面开展成熟度评价，分析当前水平与主要问题，形成公司评价报告和改进计划，融合效能攻坚行动要求持续推进改进提升；全面总结评价工作，提炼河南中烟特色评价模式，建立能力改进典型案例库，形成长效机制。</w:t>
      </w:r>
    </w:p>
    <w:p w14:paraId="34D55059" w14:textId="77777777" w:rsidR="005F291C" w:rsidRDefault="005F291C" w:rsidP="005F291C">
      <w:pPr>
        <w:ind w:firstLine="640"/>
      </w:pPr>
      <w:r>
        <w:rPr>
          <w:rFonts w:ascii="FangSong" w:eastAsia="FangSong" w:hAnsi="FangSong" w:cs="FangSong" w:hint="eastAsia"/>
          <w:szCs w:val="32"/>
          <w:lang w:bidi="ar"/>
        </w:rPr>
        <w:t>以上是我们管理成熟度评价体系建设工作的汇报，不当之处敬请批评指正。恳请各位领导和专家多提宝贵意见，谢谢大家！</w:t>
      </w:r>
    </w:p>
    <w:p w14:paraId="76783FDE" w14:textId="77777777" w:rsidR="005F291C" w:rsidRDefault="005F291C" w:rsidP="005F291C">
      <w:pPr>
        <w:ind w:firstLine="640"/>
      </w:pPr>
    </w:p>
    <w:p w14:paraId="7808D8D5" w14:textId="77777777" w:rsidR="001D461D" w:rsidRPr="005F291C" w:rsidRDefault="001D461D" w:rsidP="005F291C">
      <w:pPr>
        <w:ind w:firstLine="640"/>
      </w:pPr>
    </w:p>
    <w:sectPr w:rsidR="001D461D" w:rsidRPr="005F291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74" w:author="JF XU" w:date="2026-03-19T15:36:00Z" w:initials="JX">
    <w:p w14:paraId="23658EE2" w14:textId="77777777" w:rsidR="00943DC1" w:rsidRDefault="00943DC1" w:rsidP="00943DC1">
      <w:pPr>
        <w:pStyle w:val="afa"/>
        <w:ind w:firstLineChars="0" w:firstLine="0"/>
      </w:pPr>
      <w:r>
        <w:rPr>
          <w:rStyle w:val="af9"/>
        </w:rPr>
        <w:annotationRef/>
      </w:r>
      <w:r>
        <w:t>6+1+1是评价对象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3658EE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95E9F00" w16cex:dateUtc="2026-03-19T07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3658EE2" w16cid:durableId="695E9F0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1059E" w14:textId="77777777" w:rsidR="00572757" w:rsidRDefault="00572757">
      <w:pPr>
        <w:spacing w:line="240" w:lineRule="auto"/>
        <w:ind w:firstLine="640"/>
      </w:pPr>
      <w:r>
        <w:separator/>
      </w:r>
    </w:p>
  </w:endnote>
  <w:endnote w:type="continuationSeparator" w:id="0">
    <w:p w14:paraId="6F099186" w14:textId="77777777" w:rsidR="00572757" w:rsidRDefault="00572757"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angSong_GB2312">
    <w:altName w:val="仿宋_GB2312"/>
    <w:panose1 w:val="02010609060101010101"/>
    <w:charset w:val="86"/>
    <w:family w:val="modern"/>
    <w:pitch w:val="fixed"/>
    <w:sig w:usb0="00000003" w:usb1="080E0000" w:usb2="00000010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iTi_GB2312">
    <w:altName w:val="楷体_GB2312"/>
    <w:panose1 w:val="02010609060101010101"/>
    <w:charset w:val="86"/>
    <w:family w:val="modern"/>
    <w:pitch w:val="fixed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ZXiaoBiaoSong-B05S">
    <w:altName w:val="方正小标宋简体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Zap">
    <w:altName w:val="Segoe Print"/>
    <w:charset w:val="00"/>
    <w:family w:val="swiss"/>
    <w:pitch w:val="variable"/>
    <w:sig w:usb0="00000087" w:usb1="00000000" w:usb2="00000000" w:usb3="00000000" w:csb0="0000001B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387A5" w14:textId="77777777" w:rsidR="00521873" w:rsidRDefault="00521873">
    <w:pPr>
      <w:pStyle w:val="a4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AEBFE" w14:textId="77777777" w:rsidR="001D461D" w:rsidRDefault="00000000">
    <w:pPr>
      <w:pStyle w:val="a4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FB5E6F5" wp14:editId="306A3AD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6125D8" w14:textId="77777777" w:rsidR="001D461D" w:rsidRDefault="00000000">
                          <w:pPr>
                            <w:pStyle w:val="a4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B5E6F5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766125D8" w14:textId="77777777" w:rsidR="001D461D" w:rsidRDefault="00000000">
                    <w:pPr>
                      <w:pStyle w:val="a4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E3305" w14:textId="77777777" w:rsidR="00521873" w:rsidRDefault="00521873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2470C" w14:textId="77777777" w:rsidR="00572757" w:rsidRDefault="00572757">
      <w:pPr>
        <w:spacing w:line="240" w:lineRule="auto"/>
        <w:ind w:firstLine="640"/>
      </w:pPr>
      <w:r>
        <w:separator/>
      </w:r>
    </w:p>
  </w:footnote>
  <w:footnote w:type="continuationSeparator" w:id="0">
    <w:p w14:paraId="1AD25CEC" w14:textId="77777777" w:rsidR="00572757" w:rsidRDefault="00572757"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07D38" w14:textId="77777777" w:rsidR="00521873" w:rsidRDefault="00521873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1107C" w14:textId="77777777" w:rsidR="00521873" w:rsidRDefault="00521873">
    <w:pPr>
      <w:pStyle w:val="a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BA9FD" w14:textId="77777777" w:rsidR="00521873" w:rsidRDefault="00521873">
    <w:pPr>
      <w:pStyle w:val="a6"/>
      <w:ind w:firstLine="360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F XU">
    <w15:presenceInfo w15:providerId="Windows Live" w15:userId="d5b8071442c180c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3B4"/>
    <w:rsid w:val="00003E54"/>
    <w:rsid w:val="00005083"/>
    <w:rsid w:val="0001381C"/>
    <w:rsid w:val="00044B9E"/>
    <w:rsid w:val="00046CA0"/>
    <w:rsid w:val="00047C85"/>
    <w:rsid w:val="00051390"/>
    <w:rsid w:val="0006098F"/>
    <w:rsid w:val="00090ACD"/>
    <w:rsid w:val="00095F34"/>
    <w:rsid w:val="000A5E8F"/>
    <w:rsid w:val="000B5C9A"/>
    <w:rsid w:val="000B63A0"/>
    <w:rsid w:val="000B6FFD"/>
    <w:rsid w:val="000C0091"/>
    <w:rsid w:val="000F5DAC"/>
    <w:rsid w:val="00110EA8"/>
    <w:rsid w:val="0011442A"/>
    <w:rsid w:val="00117BAC"/>
    <w:rsid w:val="00132C0A"/>
    <w:rsid w:val="001367BE"/>
    <w:rsid w:val="00150EAD"/>
    <w:rsid w:val="00157865"/>
    <w:rsid w:val="00175E81"/>
    <w:rsid w:val="001909A8"/>
    <w:rsid w:val="001A175C"/>
    <w:rsid w:val="001A3554"/>
    <w:rsid w:val="001B223C"/>
    <w:rsid w:val="001B4338"/>
    <w:rsid w:val="001C7E40"/>
    <w:rsid w:val="001D461D"/>
    <w:rsid w:val="001E53F4"/>
    <w:rsid w:val="001F117B"/>
    <w:rsid w:val="001F4832"/>
    <w:rsid w:val="00230517"/>
    <w:rsid w:val="00234507"/>
    <w:rsid w:val="0023770C"/>
    <w:rsid w:val="00242967"/>
    <w:rsid w:val="00265A90"/>
    <w:rsid w:val="00272BBF"/>
    <w:rsid w:val="00275076"/>
    <w:rsid w:val="00276B6E"/>
    <w:rsid w:val="00280A57"/>
    <w:rsid w:val="00281716"/>
    <w:rsid w:val="00293176"/>
    <w:rsid w:val="002B0CC8"/>
    <w:rsid w:val="002B58E6"/>
    <w:rsid w:val="002C2A64"/>
    <w:rsid w:val="002C6360"/>
    <w:rsid w:val="002D69E9"/>
    <w:rsid w:val="002E3B11"/>
    <w:rsid w:val="002E4343"/>
    <w:rsid w:val="002E766B"/>
    <w:rsid w:val="002F08EC"/>
    <w:rsid w:val="002F1D80"/>
    <w:rsid w:val="002F3E48"/>
    <w:rsid w:val="002F41BA"/>
    <w:rsid w:val="00325655"/>
    <w:rsid w:val="00330B92"/>
    <w:rsid w:val="003311A0"/>
    <w:rsid w:val="003343EC"/>
    <w:rsid w:val="0033613C"/>
    <w:rsid w:val="00341754"/>
    <w:rsid w:val="003548B9"/>
    <w:rsid w:val="00357028"/>
    <w:rsid w:val="003577A2"/>
    <w:rsid w:val="0036203A"/>
    <w:rsid w:val="00363F2E"/>
    <w:rsid w:val="003760EA"/>
    <w:rsid w:val="00376CAA"/>
    <w:rsid w:val="00380874"/>
    <w:rsid w:val="00380F8C"/>
    <w:rsid w:val="003847F8"/>
    <w:rsid w:val="0039408D"/>
    <w:rsid w:val="00397C35"/>
    <w:rsid w:val="003A1E16"/>
    <w:rsid w:val="003B28F7"/>
    <w:rsid w:val="003D4D27"/>
    <w:rsid w:val="003E3A9B"/>
    <w:rsid w:val="003F6AFF"/>
    <w:rsid w:val="0040356E"/>
    <w:rsid w:val="004217A3"/>
    <w:rsid w:val="00425FBC"/>
    <w:rsid w:val="00430688"/>
    <w:rsid w:val="00476976"/>
    <w:rsid w:val="00485E85"/>
    <w:rsid w:val="00493AE9"/>
    <w:rsid w:val="00494D80"/>
    <w:rsid w:val="004977B8"/>
    <w:rsid w:val="004A28E0"/>
    <w:rsid w:val="004A3E59"/>
    <w:rsid w:val="004A4BF6"/>
    <w:rsid w:val="004B2632"/>
    <w:rsid w:val="004B4218"/>
    <w:rsid w:val="004B7B04"/>
    <w:rsid w:val="004C6D0D"/>
    <w:rsid w:val="004D766C"/>
    <w:rsid w:val="004F54B5"/>
    <w:rsid w:val="004F629B"/>
    <w:rsid w:val="00501C13"/>
    <w:rsid w:val="005131FD"/>
    <w:rsid w:val="00515E55"/>
    <w:rsid w:val="00521873"/>
    <w:rsid w:val="0052339A"/>
    <w:rsid w:val="00524A56"/>
    <w:rsid w:val="00527C5C"/>
    <w:rsid w:val="005679E4"/>
    <w:rsid w:val="00572757"/>
    <w:rsid w:val="005735E8"/>
    <w:rsid w:val="00574EF5"/>
    <w:rsid w:val="00582F92"/>
    <w:rsid w:val="0058369C"/>
    <w:rsid w:val="00583DD8"/>
    <w:rsid w:val="005C3A4D"/>
    <w:rsid w:val="005D059B"/>
    <w:rsid w:val="005D35DB"/>
    <w:rsid w:val="005F0CA2"/>
    <w:rsid w:val="005F291C"/>
    <w:rsid w:val="005F3B94"/>
    <w:rsid w:val="005F5717"/>
    <w:rsid w:val="00600817"/>
    <w:rsid w:val="006067BF"/>
    <w:rsid w:val="00607E67"/>
    <w:rsid w:val="006154B8"/>
    <w:rsid w:val="0062200B"/>
    <w:rsid w:val="00622511"/>
    <w:rsid w:val="00667EEA"/>
    <w:rsid w:val="00674F65"/>
    <w:rsid w:val="00687A62"/>
    <w:rsid w:val="0069152A"/>
    <w:rsid w:val="006920D4"/>
    <w:rsid w:val="0069338D"/>
    <w:rsid w:val="006A0EC1"/>
    <w:rsid w:val="006B4F9B"/>
    <w:rsid w:val="006B5D71"/>
    <w:rsid w:val="006C66FD"/>
    <w:rsid w:val="006D7537"/>
    <w:rsid w:val="006E7025"/>
    <w:rsid w:val="006F53F8"/>
    <w:rsid w:val="00700192"/>
    <w:rsid w:val="007279AA"/>
    <w:rsid w:val="00732004"/>
    <w:rsid w:val="00733033"/>
    <w:rsid w:val="007459D5"/>
    <w:rsid w:val="00754FA4"/>
    <w:rsid w:val="00770F50"/>
    <w:rsid w:val="00775E00"/>
    <w:rsid w:val="0078143C"/>
    <w:rsid w:val="00784750"/>
    <w:rsid w:val="00787DF8"/>
    <w:rsid w:val="0079164B"/>
    <w:rsid w:val="0079477F"/>
    <w:rsid w:val="007A6B16"/>
    <w:rsid w:val="007B2CF3"/>
    <w:rsid w:val="007D0A15"/>
    <w:rsid w:val="007E11E4"/>
    <w:rsid w:val="007E2A31"/>
    <w:rsid w:val="007F08AD"/>
    <w:rsid w:val="007F1549"/>
    <w:rsid w:val="007F2745"/>
    <w:rsid w:val="007F7901"/>
    <w:rsid w:val="00816CE2"/>
    <w:rsid w:val="00820F44"/>
    <w:rsid w:val="00831238"/>
    <w:rsid w:val="0083691F"/>
    <w:rsid w:val="0083786A"/>
    <w:rsid w:val="00853EBF"/>
    <w:rsid w:val="008608A7"/>
    <w:rsid w:val="00863B73"/>
    <w:rsid w:val="008642B7"/>
    <w:rsid w:val="00864943"/>
    <w:rsid w:val="00877D19"/>
    <w:rsid w:val="008832D1"/>
    <w:rsid w:val="00884E7F"/>
    <w:rsid w:val="00892EA2"/>
    <w:rsid w:val="008A6957"/>
    <w:rsid w:val="008B208B"/>
    <w:rsid w:val="008C28F6"/>
    <w:rsid w:val="008C440C"/>
    <w:rsid w:val="008E22A2"/>
    <w:rsid w:val="008E5334"/>
    <w:rsid w:val="008F6A25"/>
    <w:rsid w:val="00903B36"/>
    <w:rsid w:val="00904B04"/>
    <w:rsid w:val="00907417"/>
    <w:rsid w:val="00911373"/>
    <w:rsid w:val="0091489A"/>
    <w:rsid w:val="00917C77"/>
    <w:rsid w:val="00924235"/>
    <w:rsid w:val="0092482C"/>
    <w:rsid w:val="0093051E"/>
    <w:rsid w:val="009315A9"/>
    <w:rsid w:val="00931B1E"/>
    <w:rsid w:val="0094143B"/>
    <w:rsid w:val="0094172C"/>
    <w:rsid w:val="00943DC1"/>
    <w:rsid w:val="00953EBF"/>
    <w:rsid w:val="00960216"/>
    <w:rsid w:val="00960FC5"/>
    <w:rsid w:val="009668EB"/>
    <w:rsid w:val="0097076D"/>
    <w:rsid w:val="00981FA8"/>
    <w:rsid w:val="0098346F"/>
    <w:rsid w:val="00991926"/>
    <w:rsid w:val="009958AC"/>
    <w:rsid w:val="009A056C"/>
    <w:rsid w:val="009A177E"/>
    <w:rsid w:val="009A40DE"/>
    <w:rsid w:val="009A5857"/>
    <w:rsid w:val="009B2C86"/>
    <w:rsid w:val="009B651B"/>
    <w:rsid w:val="009C5E16"/>
    <w:rsid w:val="009F5964"/>
    <w:rsid w:val="009F7588"/>
    <w:rsid w:val="00A07886"/>
    <w:rsid w:val="00A11F0B"/>
    <w:rsid w:val="00A1295C"/>
    <w:rsid w:val="00A12B0F"/>
    <w:rsid w:val="00A1546B"/>
    <w:rsid w:val="00A17217"/>
    <w:rsid w:val="00A174CA"/>
    <w:rsid w:val="00A26A54"/>
    <w:rsid w:val="00A27D9E"/>
    <w:rsid w:val="00A30853"/>
    <w:rsid w:val="00A344A9"/>
    <w:rsid w:val="00A53D27"/>
    <w:rsid w:val="00A561A4"/>
    <w:rsid w:val="00A566D5"/>
    <w:rsid w:val="00A60B4C"/>
    <w:rsid w:val="00A84802"/>
    <w:rsid w:val="00A84C07"/>
    <w:rsid w:val="00AA1EF0"/>
    <w:rsid w:val="00AA2274"/>
    <w:rsid w:val="00AA522A"/>
    <w:rsid w:val="00AA6278"/>
    <w:rsid w:val="00AB0EA7"/>
    <w:rsid w:val="00AB5FC8"/>
    <w:rsid w:val="00AB739C"/>
    <w:rsid w:val="00AC0150"/>
    <w:rsid w:val="00AC35F7"/>
    <w:rsid w:val="00AC4FF0"/>
    <w:rsid w:val="00AD0692"/>
    <w:rsid w:val="00AD32A0"/>
    <w:rsid w:val="00AE4855"/>
    <w:rsid w:val="00AF1E9B"/>
    <w:rsid w:val="00AF1FE5"/>
    <w:rsid w:val="00AF73D2"/>
    <w:rsid w:val="00B00FA5"/>
    <w:rsid w:val="00B11497"/>
    <w:rsid w:val="00B15C0C"/>
    <w:rsid w:val="00B26A8C"/>
    <w:rsid w:val="00B30E38"/>
    <w:rsid w:val="00B406C6"/>
    <w:rsid w:val="00B45377"/>
    <w:rsid w:val="00B5250C"/>
    <w:rsid w:val="00B603A8"/>
    <w:rsid w:val="00B63889"/>
    <w:rsid w:val="00B64882"/>
    <w:rsid w:val="00B661A3"/>
    <w:rsid w:val="00B70512"/>
    <w:rsid w:val="00B724A3"/>
    <w:rsid w:val="00B73785"/>
    <w:rsid w:val="00B75CC0"/>
    <w:rsid w:val="00B82641"/>
    <w:rsid w:val="00B926AE"/>
    <w:rsid w:val="00BA6358"/>
    <w:rsid w:val="00BA7472"/>
    <w:rsid w:val="00BB078F"/>
    <w:rsid w:val="00BB5721"/>
    <w:rsid w:val="00BC35BA"/>
    <w:rsid w:val="00BC4481"/>
    <w:rsid w:val="00BC57F8"/>
    <w:rsid w:val="00BD437F"/>
    <w:rsid w:val="00BD5B28"/>
    <w:rsid w:val="00BE33D9"/>
    <w:rsid w:val="00C04157"/>
    <w:rsid w:val="00C133DF"/>
    <w:rsid w:val="00C142C6"/>
    <w:rsid w:val="00C159B7"/>
    <w:rsid w:val="00C20FE6"/>
    <w:rsid w:val="00C33B39"/>
    <w:rsid w:val="00C3616B"/>
    <w:rsid w:val="00C54297"/>
    <w:rsid w:val="00C66703"/>
    <w:rsid w:val="00C72F92"/>
    <w:rsid w:val="00C9287C"/>
    <w:rsid w:val="00CA2F8E"/>
    <w:rsid w:val="00CA62DA"/>
    <w:rsid w:val="00CB1546"/>
    <w:rsid w:val="00CB76E3"/>
    <w:rsid w:val="00CC106C"/>
    <w:rsid w:val="00CC3F40"/>
    <w:rsid w:val="00CC4D2A"/>
    <w:rsid w:val="00CD08F7"/>
    <w:rsid w:val="00CD31A0"/>
    <w:rsid w:val="00CE41F5"/>
    <w:rsid w:val="00CE72EA"/>
    <w:rsid w:val="00CF20BE"/>
    <w:rsid w:val="00CF268F"/>
    <w:rsid w:val="00CF3D9F"/>
    <w:rsid w:val="00CF3DF3"/>
    <w:rsid w:val="00CF476F"/>
    <w:rsid w:val="00CF5336"/>
    <w:rsid w:val="00CF6CFA"/>
    <w:rsid w:val="00D01E23"/>
    <w:rsid w:val="00D01F05"/>
    <w:rsid w:val="00D039E0"/>
    <w:rsid w:val="00D14005"/>
    <w:rsid w:val="00D16BB9"/>
    <w:rsid w:val="00D2136A"/>
    <w:rsid w:val="00D2212E"/>
    <w:rsid w:val="00D226AC"/>
    <w:rsid w:val="00D23B52"/>
    <w:rsid w:val="00D3660C"/>
    <w:rsid w:val="00D40FC1"/>
    <w:rsid w:val="00D41360"/>
    <w:rsid w:val="00D45228"/>
    <w:rsid w:val="00D47BDB"/>
    <w:rsid w:val="00D50248"/>
    <w:rsid w:val="00D5369F"/>
    <w:rsid w:val="00D62941"/>
    <w:rsid w:val="00D66C37"/>
    <w:rsid w:val="00D76F5C"/>
    <w:rsid w:val="00D83403"/>
    <w:rsid w:val="00D83EED"/>
    <w:rsid w:val="00D91BC7"/>
    <w:rsid w:val="00DA1598"/>
    <w:rsid w:val="00DA1B7B"/>
    <w:rsid w:val="00DA3D2A"/>
    <w:rsid w:val="00DA5846"/>
    <w:rsid w:val="00DB553F"/>
    <w:rsid w:val="00DC19B4"/>
    <w:rsid w:val="00DE7AA4"/>
    <w:rsid w:val="00DF3E94"/>
    <w:rsid w:val="00DF4A23"/>
    <w:rsid w:val="00E02A69"/>
    <w:rsid w:val="00E04573"/>
    <w:rsid w:val="00E11069"/>
    <w:rsid w:val="00E12750"/>
    <w:rsid w:val="00E1423F"/>
    <w:rsid w:val="00E14C1F"/>
    <w:rsid w:val="00E26350"/>
    <w:rsid w:val="00E37E39"/>
    <w:rsid w:val="00E44ABB"/>
    <w:rsid w:val="00E4542F"/>
    <w:rsid w:val="00E52F79"/>
    <w:rsid w:val="00E55AB5"/>
    <w:rsid w:val="00E70733"/>
    <w:rsid w:val="00E70EAD"/>
    <w:rsid w:val="00E72F59"/>
    <w:rsid w:val="00E75FFA"/>
    <w:rsid w:val="00E7770D"/>
    <w:rsid w:val="00E81D53"/>
    <w:rsid w:val="00E85026"/>
    <w:rsid w:val="00E87330"/>
    <w:rsid w:val="00E90746"/>
    <w:rsid w:val="00E93F6C"/>
    <w:rsid w:val="00EA13B4"/>
    <w:rsid w:val="00EA5F83"/>
    <w:rsid w:val="00EC354D"/>
    <w:rsid w:val="00ED155A"/>
    <w:rsid w:val="00EE15C0"/>
    <w:rsid w:val="00EE35C1"/>
    <w:rsid w:val="00EE36E3"/>
    <w:rsid w:val="00F21C82"/>
    <w:rsid w:val="00F301AF"/>
    <w:rsid w:val="00F34EDC"/>
    <w:rsid w:val="00F35AB9"/>
    <w:rsid w:val="00F37C53"/>
    <w:rsid w:val="00F37ED9"/>
    <w:rsid w:val="00F44EBB"/>
    <w:rsid w:val="00F466FC"/>
    <w:rsid w:val="00F52696"/>
    <w:rsid w:val="00F53BD5"/>
    <w:rsid w:val="00F6539B"/>
    <w:rsid w:val="00F758D3"/>
    <w:rsid w:val="00F765CD"/>
    <w:rsid w:val="00F839D0"/>
    <w:rsid w:val="00F9118A"/>
    <w:rsid w:val="00F934F8"/>
    <w:rsid w:val="00F93C41"/>
    <w:rsid w:val="00F94DEB"/>
    <w:rsid w:val="00FA3CB5"/>
    <w:rsid w:val="00FA6EF5"/>
    <w:rsid w:val="00FD52FB"/>
    <w:rsid w:val="00FE1309"/>
    <w:rsid w:val="00FE33A0"/>
    <w:rsid w:val="00FE5896"/>
    <w:rsid w:val="00FF3BB0"/>
    <w:rsid w:val="00FF6822"/>
    <w:rsid w:val="013730A5"/>
    <w:rsid w:val="01657C13"/>
    <w:rsid w:val="01B12E58"/>
    <w:rsid w:val="01B446F6"/>
    <w:rsid w:val="01B823D0"/>
    <w:rsid w:val="01D32DCE"/>
    <w:rsid w:val="02181129"/>
    <w:rsid w:val="02405F8A"/>
    <w:rsid w:val="02443CCC"/>
    <w:rsid w:val="024E06A7"/>
    <w:rsid w:val="024E4B4B"/>
    <w:rsid w:val="02551A35"/>
    <w:rsid w:val="025657AD"/>
    <w:rsid w:val="02C170CB"/>
    <w:rsid w:val="03035935"/>
    <w:rsid w:val="030D0562"/>
    <w:rsid w:val="03343D40"/>
    <w:rsid w:val="035717DD"/>
    <w:rsid w:val="035E4919"/>
    <w:rsid w:val="03D472D2"/>
    <w:rsid w:val="03F51722"/>
    <w:rsid w:val="04025BED"/>
    <w:rsid w:val="040D6EAF"/>
    <w:rsid w:val="04251425"/>
    <w:rsid w:val="04357D70"/>
    <w:rsid w:val="04402271"/>
    <w:rsid w:val="04536448"/>
    <w:rsid w:val="04702B56"/>
    <w:rsid w:val="04730898"/>
    <w:rsid w:val="04842AA6"/>
    <w:rsid w:val="048C54B6"/>
    <w:rsid w:val="04E83035"/>
    <w:rsid w:val="05107E95"/>
    <w:rsid w:val="054B35C3"/>
    <w:rsid w:val="05997E8B"/>
    <w:rsid w:val="05AD7DDA"/>
    <w:rsid w:val="05C0366A"/>
    <w:rsid w:val="05E76E48"/>
    <w:rsid w:val="06071298"/>
    <w:rsid w:val="060914B4"/>
    <w:rsid w:val="0616772D"/>
    <w:rsid w:val="06361B7E"/>
    <w:rsid w:val="06712BB6"/>
    <w:rsid w:val="068508BF"/>
    <w:rsid w:val="06874187"/>
    <w:rsid w:val="06AD4030"/>
    <w:rsid w:val="06CE0008"/>
    <w:rsid w:val="06D33870"/>
    <w:rsid w:val="06DD024B"/>
    <w:rsid w:val="06F84D7D"/>
    <w:rsid w:val="0701218C"/>
    <w:rsid w:val="07047ECE"/>
    <w:rsid w:val="070B6B66"/>
    <w:rsid w:val="070C28DE"/>
    <w:rsid w:val="072D11D3"/>
    <w:rsid w:val="074F739B"/>
    <w:rsid w:val="07571DAC"/>
    <w:rsid w:val="076A5F83"/>
    <w:rsid w:val="077840E8"/>
    <w:rsid w:val="0797664C"/>
    <w:rsid w:val="07AA637F"/>
    <w:rsid w:val="07D77390"/>
    <w:rsid w:val="07DC6755"/>
    <w:rsid w:val="07E21FBD"/>
    <w:rsid w:val="07E51AAD"/>
    <w:rsid w:val="081D1247"/>
    <w:rsid w:val="085D1644"/>
    <w:rsid w:val="08752E31"/>
    <w:rsid w:val="088A7F5F"/>
    <w:rsid w:val="08B82D1E"/>
    <w:rsid w:val="08E43B13"/>
    <w:rsid w:val="08F8136C"/>
    <w:rsid w:val="091A7535"/>
    <w:rsid w:val="09497E1A"/>
    <w:rsid w:val="097D1872"/>
    <w:rsid w:val="09BB0D18"/>
    <w:rsid w:val="0A083831"/>
    <w:rsid w:val="0A27015B"/>
    <w:rsid w:val="0A3E36F7"/>
    <w:rsid w:val="0A5151D8"/>
    <w:rsid w:val="0A592546"/>
    <w:rsid w:val="0A6A629A"/>
    <w:rsid w:val="0A9357F1"/>
    <w:rsid w:val="0A982E07"/>
    <w:rsid w:val="0AE55920"/>
    <w:rsid w:val="0B5605CC"/>
    <w:rsid w:val="0B5F3925"/>
    <w:rsid w:val="0B666A61"/>
    <w:rsid w:val="0B8213C1"/>
    <w:rsid w:val="0B9335CE"/>
    <w:rsid w:val="0B93537C"/>
    <w:rsid w:val="0B9A670B"/>
    <w:rsid w:val="0C0369A6"/>
    <w:rsid w:val="0C0A3890"/>
    <w:rsid w:val="0C234952"/>
    <w:rsid w:val="0C3703FE"/>
    <w:rsid w:val="0C594818"/>
    <w:rsid w:val="0C5E598A"/>
    <w:rsid w:val="0C711B61"/>
    <w:rsid w:val="0C845E93"/>
    <w:rsid w:val="0C8F1FE8"/>
    <w:rsid w:val="0CB952B6"/>
    <w:rsid w:val="0CD30126"/>
    <w:rsid w:val="0CE86E74"/>
    <w:rsid w:val="0CF42317"/>
    <w:rsid w:val="0CFA1B57"/>
    <w:rsid w:val="0D006A41"/>
    <w:rsid w:val="0D2B61B4"/>
    <w:rsid w:val="0D3F3A0E"/>
    <w:rsid w:val="0D474F66"/>
    <w:rsid w:val="0D682F64"/>
    <w:rsid w:val="0D696CDD"/>
    <w:rsid w:val="0D7D4536"/>
    <w:rsid w:val="0DD759F4"/>
    <w:rsid w:val="0DF447F8"/>
    <w:rsid w:val="0E2D1AB8"/>
    <w:rsid w:val="0E417312"/>
    <w:rsid w:val="0E601E8E"/>
    <w:rsid w:val="0E7616B1"/>
    <w:rsid w:val="0E7923CB"/>
    <w:rsid w:val="0E792F4F"/>
    <w:rsid w:val="0E912047"/>
    <w:rsid w:val="0E96765D"/>
    <w:rsid w:val="0EAA135B"/>
    <w:rsid w:val="0EBE4E06"/>
    <w:rsid w:val="0EDD34DE"/>
    <w:rsid w:val="0EE83C31"/>
    <w:rsid w:val="0EF6634E"/>
    <w:rsid w:val="0F040A6B"/>
    <w:rsid w:val="0F046CBD"/>
    <w:rsid w:val="0F452E31"/>
    <w:rsid w:val="0F4F5A5E"/>
    <w:rsid w:val="0F5117D6"/>
    <w:rsid w:val="0F5A4B2F"/>
    <w:rsid w:val="0F615EBD"/>
    <w:rsid w:val="0F707EAE"/>
    <w:rsid w:val="0F76748F"/>
    <w:rsid w:val="0F7A0D2D"/>
    <w:rsid w:val="0F985657"/>
    <w:rsid w:val="0FA20284"/>
    <w:rsid w:val="0FAE4E7B"/>
    <w:rsid w:val="0FD20B69"/>
    <w:rsid w:val="10152804"/>
    <w:rsid w:val="101A2510"/>
    <w:rsid w:val="1025513D"/>
    <w:rsid w:val="10280789"/>
    <w:rsid w:val="10401F77"/>
    <w:rsid w:val="104650B3"/>
    <w:rsid w:val="105B7B98"/>
    <w:rsid w:val="10611EED"/>
    <w:rsid w:val="10771710"/>
    <w:rsid w:val="109D1177"/>
    <w:rsid w:val="109E0A4B"/>
    <w:rsid w:val="10BE2E9B"/>
    <w:rsid w:val="10D26947"/>
    <w:rsid w:val="10DB3A4D"/>
    <w:rsid w:val="10DD5A17"/>
    <w:rsid w:val="113A4C18"/>
    <w:rsid w:val="113E5D8A"/>
    <w:rsid w:val="1158509E"/>
    <w:rsid w:val="11586E4C"/>
    <w:rsid w:val="1170063A"/>
    <w:rsid w:val="117143B2"/>
    <w:rsid w:val="117619C8"/>
    <w:rsid w:val="119D0D03"/>
    <w:rsid w:val="11AC0F46"/>
    <w:rsid w:val="11AD363C"/>
    <w:rsid w:val="122F22A3"/>
    <w:rsid w:val="12323B41"/>
    <w:rsid w:val="124D097B"/>
    <w:rsid w:val="12577104"/>
    <w:rsid w:val="125910CE"/>
    <w:rsid w:val="126535F6"/>
    <w:rsid w:val="127F48AC"/>
    <w:rsid w:val="128679E9"/>
    <w:rsid w:val="128B3251"/>
    <w:rsid w:val="12980BCA"/>
    <w:rsid w:val="12A367ED"/>
    <w:rsid w:val="12A8795F"/>
    <w:rsid w:val="12B10F0A"/>
    <w:rsid w:val="13030AAD"/>
    <w:rsid w:val="131274CE"/>
    <w:rsid w:val="13685340"/>
    <w:rsid w:val="137D703E"/>
    <w:rsid w:val="13C24A51"/>
    <w:rsid w:val="13CE1647"/>
    <w:rsid w:val="13EB21F9"/>
    <w:rsid w:val="140B289C"/>
    <w:rsid w:val="143F42F3"/>
    <w:rsid w:val="14F926F4"/>
    <w:rsid w:val="150115A9"/>
    <w:rsid w:val="15080B89"/>
    <w:rsid w:val="1518310D"/>
    <w:rsid w:val="15227E9D"/>
    <w:rsid w:val="15477903"/>
    <w:rsid w:val="15510782"/>
    <w:rsid w:val="1557566D"/>
    <w:rsid w:val="15724254"/>
    <w:rsid w:val="1585667E"/>
    <w:rsid w:val="158C17BA"/>
    <w:rsid w:val="15997A33"/>
    <w:rsid w:val="15A46B04"/>
    <w:rsid w:val="15AF54A9"/>
    <w:rsid w:val="15B8610B"/>
    <w:rsid w:val="15C26F8A"/>
    <w:rsid w:val="15CC605B"/>
    <w:rsid w:val="15F324A9"/>
    <w:rsid w:val="1609105D"/>
    <w:rsid w:val="160E401D"/>
    <w:rsid w:val="16201F02"/>
    <w:rsid w:val="1626576B"/>
    <w:rsid w:val="16331C36"/>
    <w:rsid w:val="16467BBB"/>
    <w:rsid w:val="16493207"/>
    <w:rsid w:val="164E4CC1"/>
    <w:rsid w:val="16612C47"/>
    <w:rsid w:val="1666025D"/>
    <w:rsid w:val="167C182F"/>
    <w:rsid w:val="169F551D"/>
    <w:rsid w:val="16B0772A"/>
    <w:rsid w:val="16C15493"/>
    <w:rsid w:val="16CB4564"/>
    <w:rsid w:val="16F2564D"/>
    <w:rsid w:val="172779EC"/>
    <w:rsid w:val="172D48D7"/>
    <w:rsid w:val="173C4B1A"/>
    <w:rsid w:val="1767603B"/>
    <w:rsid w:val="17B2302E"/>
    <w:rsid w:val="17B943BD"/>
    <w:rsid w:val="17D9680D"/>
    <w:rsid w:val="17F673BF"/>
    <w:rsid w:val="182061EA"/>
    <w:rsid w:val="182B52BA"/>
    <w:rsid w:val="183A374F"/>
    <w:rsid w:val="183F48C2"/>
    <w:rsid w:val="18504D21"/>
    <w:rsid w:val="18714C97"/>
    <w:rsid w:val="18866995"/>
    <w:rsid w:val="18E67433"/>
    <w:rsid w:val="18EF453A"/>
    <w:rsid w:val="18F71640"/>
    <w:rsid w:val="190300A7"/>
    <w:rsid w:val="19232435"/>
    <w:rsid w:val="19235F91"/>
    <w:rsid w:val="195E346D"/>
    <w:rsid w:val="196842EC"/>
    <w:rsid w:val="19706CFD"/>
    <w:rsid w:val="197E58BE"/>
    <w:rsid w:val="199926F8"/>
    <w:rsid w:val="19A90B8D"/>
    <w:rsid w:val="19D379B8"/>
    <w:rsid w:val="19DB686C"/>
    <w:rsid w:val="19E971DB"/>
    <w:rsid w:val="1A0C111B"/>
    <w:rsid w:val="1A0C4C78"/>
    <w:rsid w:val="1A136006"/>
    <w:rsid w:val="1A1E5521"/>
    <w:rsid w:val="1A2A15A2"/>
    <w:rsid w:val="1A424B3D"/>
    <w:rsid w:val="1A5A3C35"/>
    <w:rsid w:val="1A6C3968"/>
    <w:rsid w:val="1A954C6D"/>
    <w:rsid w:val="1AA94BBC"/>
    <w:rsid w:val="1AF37BE5"/>
    <w:rsid w:val="1B3B1C95"/>
    <w:rsid w:val="1B6B1E72"/>
    <w:rsid w:val="1BA333BA"/>
    <w:rsid w:val="1BAA70FC"/>
    <w:rsid w:val="1BAF7D6C"/>
    <w:rsid w:val="1BBE01F3"/>
    <w:rsid w:val="1BC943FB"/>
    <w:rsid w:val="1BF63E31"/>
    <w:rsid w:val="1C4F3541"/>
    <w:rsid w:val="1C5823F6"/>
    <w:rsid w:val="1C844F99"/>
    <w:rsid w:val="1CEE2D5A"/>
    <w:rsid w:val="1D1F1166"/>
    <w:rsid w:val="1D6D1ED1"/>
    <w:rsid w:val="1D774AFE"/>
    <w:rsid w:val="1DA5166B"/>
    <w:rsid w:val="1DBA49EB"/>
    <w:rsid w:val="1DC00253"/>
    <w:rsid w:val="1E0F2F88"/>
    <w:rsid w:val="1E1D56A5"/>
    <w:rsid w:val="1E3B3D7D"/>
    <w:rsid w:val="1E4A5D6E"/>
    <w:rsid w:val="1E51534F"/>
    <w:rsid w:val="1E7E3C6A"/>
    <w:rsid w:val="1EA35FEA"/>
    <w:rsid w:val="1ED55F80"/>
    <w:rsid w:val="1EDD3086"/>
    <w:rsid w:val="1EE7180F"/>
    <w:rsid w:val="1EF1268E"/>
    <w:rsid w:val="1EFB140B"/>
    <w:rsid w:val="1F2B5BA0"/>
    <w:rsid w:val="1F3F789D"/>
    <w:rsid w:val="1F417171"/>
    <w:rsid w:val="1F43738D"/>
    <w:rsid w:val="1F9C084C"/>
    <w:rsid w:val="201B5C14"/>
    <w:rsid w:val="202D1DEC"/>
    <w:rsid w:val="20337402"/>
    <w:rsid w:val="205729C5"/>
    <w:rsid w:val="20A0436C"/>
    <w:rsid w:val="20BB11A5"/>
    <w:rsid w:val="20D81D57"/>
    <w:rsid w:val="20E97AC1"/>
    <w:rsid w:val="20EF2BFD"/>
    <w:rsid w:val="20F87D04"/>
    <w:rsid w:val="211B39F2"/>
    <w:rsid w:val="218617B3"/>
    <w:rsid w:val="218D7529"/>
    <w:rsid w:val="21B04A82"/>
    <w:rsid w:val="21B75E11"/>
    <w:rsid w:val="21D73DBD"/>
    <w:rsid w:val="21D97B35"/>
    <w:rsid w:val="21E06F67"/>
    <w:rsid w:val="21E375A4"/>
    <w:rsid w:val="22031056"/>
    <w:rsid w:val="22196184"/>
    <w:rsid w:val="22244B28"/>
    <w:rsid w:val="222F6A59"/>
    <w:rsid w:val="22347461"/>
    <w:rsid w:val="22603DB2"/>
    <w:rsid w:val="22857CBD"/>
    <w:rsid w:val="228D0920"/>
    <w:rsid w:val="22A30143"/>
    <w:rsid w:val="22AC6FF8"/>
    <w:rsid w:val="22BE6D2B"/>
    <w:rsid w:val="22F4274D"/>
    <w:rsid w:val="22FD3CF7"/>
    <w:rsid w:val="23046E34"/>
    <w:rsid w:val="232C1EE7"/>
    <w:rsid w:val="232E3EB1"/>
    <w:rsid w:val="235D4796"/>
    <w:rsid w:val="235F22BC"/>
    <w:rsid w:val="237C4C1C"/>
    <w:rsid w:val="23FC2E63"/>
    <w:rsid w:val="23FE1AD5"/>
    <w:rsid w:val="240B41F2"/>
    <w:rsid w:val="241035B6"/>
    <w:rsid w:val="24431BDE"/>
    <w:rsid w:val="249917FE"/>
    <w:rsid w:val="24AA57B9"/>
    <w:rsid w:val="24AB32DF"/>
    <w:rsid w:val="24AF7273"/>
    <w:rsid w:val="24CD14A7"/>
    <w:rsid w:val="24E54A43"/>
    <w:rsid w:val="24F66C50"/>
    <w:rsid w:val="25007ACF"/>
    <w:rsid w:val="250C1FD0"/>
    <w:rsid w:val="25110665"/>
    <w:rsid w:val="25315EDA"/>
    <w:rsid w:val="25382DC5"/>
    <w:rsid w:val="254C6870"/>
    <w:rsid w:val="257162D7"/>
    <w:rsid w:val="25C7239A"/>
    <w:rsid w:val="25CA4B54"/>
    <w:rsid w:val="25CE01D2"/>
    <w:rsid w:val="25D725DE"/>
    <w:rsid w:val="25DD571A"/>
    <w:rsid w:val="25E847EB"/>
    <w:rsid w:val="25E90563"/>
    <w:rsid w:val="25FE400E"/>
    <w:rsid w:val="262B2929"/>
    <w:rsid w:val="26395046"/>
    <w:rsid w:val="26E50D2A"/>
    <w:rsid w:val="26F176CF"/>
    <w:rsid w:val="27111B1F"/>
    <w:rsid w:val="273121C1"/>
    <w:rsid w:val="274A5031"/>
    <w:rsid w:val="274E68CF"/>
    <w:rsid w:val="2762237B"/>
    <w:rsid w:val="2766175B"/>
    <w:rsid w:val="27736336"/>
    <w:rsid w:val="277B168E"/>
    <w:rsid w:val="27893DAB"/>
    <w:rsid w:val="278E13C2"/>
    <w:rsid w:val="283755B5"/>
    <w:rsid w:val="28463A4A"/>
    <w:rsid w:val="285C326E"/>
    <w:rsid w:val="28706D19"/>
    <w:rsid w:val="289B1FE8"/>
    <w:rsid w:val="28C3509B"/>
    <w:rsid w:val="28C72DDD"/>
    <w:rsid w:val="28E868B0"/>
    <w:rsid w:val="28EC2844"/>
    <w:rsid w:val="28EF7C3E"/>
    <w:rsid w:val="291E69B1"/>
    <w:rsid w:val="2936586D"/>
    <w:rsid w:val="294206B6"/>
    <w:rsid w:val="29606D8E"/>
    <w:rsid w:val="29B175E9"/>
    <w:rsid w:val="29B33362"/>
    <w:rsid w:val="29B50E88"/>
    <w:rsid w:val="29B6075C"/>
    <w:rsid w:val="29D55086"/>
    <w:rsid w:val="2A1C2CB5"/>
    <w:rsid w:val="2A475858"/>
    <w:rsid w:val="2A924D25"/>
    <w:rsid w:val="2AAA4765"/>
    <w:rsid w:val="2ABC7FF4"/>
    <w:rsid w:val="2AC0755D"/>
    <w:rsid w:val="2AD27817"/>
    <w:rsid w:val="2AF14141"/>
    <w:rsid w:val="2AF4778E"/>
    <w:rsid w:val="2B073965"/>
    <w:rsid w:val="2B1A4D1A"/>
    <w:rsid w:val="2B6111BC"/>
    <w:rsid w:val="2B6366C1"/>
    <w:rsid w:val="2B674404"/>
    <w:rsid w:val="2B82123D"/>
    <w:rsid w:val="2BC26223"/>
    <w:rsid w:val="2BF10171"/>
    <w:rsid w:val="2C567FD4"/>
    <w:rsid w:val="2CBE44F7"/>
    <w:rsid w:val="2CC118F2"/>
    <w:rsid w:val="2CC771C5"/>
    <w:rsid w:val="2CEB4BC0"/>
    <w:rsid w:val="2D265BF9"/>
    <w:rsid w:val="2D2D6F87"/>
    <w:rsid w:val="2D3447B9"/>
    <w:rsid w:val="2D510EC7"/>
    <w:rsid w:val="2D7E5A35"/>
    <w:rsid w:val="2D811081"/>
    <w:rsid w:val="2DA134D1"/>
    <w:rsid w:val="2DD85145"/>
    <w:rsid w:val="2DE24215"/>
    <w:rsid w:val="2DF400DC"/>
    <w:rsid w:val="2E4E18AB"/>
    <w:rsid w:val="2E821554"/>
    <w:rsid w:val="2EA4771D"/>
    <w:rsid w:val="2EA72D69"/>
    <w:rsid w:val="2EAB2859"/>
    <w:rsid w:val="2EDE49DD"/>
    <w:rsid w:val="2EEE0998"/>
    <w:rsid w:val="2EF937F1"/>
    <w:rsid w:val="2F171C9D"/>
    <w:rsid w:val="2F1C3757"/>
    <w:rsid w:val="2F6173BC"/>
    <w:rsid w:val="2F666780"/>
    <w:rsid w:val="2F762E67"/>
    <w:rsid w:val="2F882B9B"/>
    <w:rsid w:val="2FC54CF8"/>
    <w:rsid w:val="2FD47B8E"/>
    <w:rsid w:val="2FEA28E5"/>
    <w:rsid w:val="2FEE50F3"/>
    <w:rsid w:val="2FF7387C"/>
    <w:rsid w:val="302428C3"/>
    <w:rsid w:val="305D5DD5"/>
    <w:rsid w:val="30662EDC"/>
    <w:rsid w:val="30894E1C"/>
    <w:rsid w:val="309A0DD7"/>
    <w:rsid w:val="30B55C11"/>
    <w:rsid w:val="30C220DC"/>
    <w:rsid w:val="30DD0CC4"/>
    <w:rsid w:val="30E16A06"/>
    <w:rsid w:val="3106021B"/>
    <w:rsid w:val="310E5321"/>
    <w:rsid w:val="31336B36"/>
    <w:rsid w:val="316F36A1"/>
    <w:rsid w:val="31701B38"/>
    <w:rsid w:val="31943A79"/>
    <w:rsid w:val="31A64643"/>
    <w:rsid w:val="31AA6DF8"/>
    <w:rsid w:val="31B9528D"/>
    <w:rsid w:val="32002EBC"/>
    <w:rsid w:val="32130E41"/>
    <w:rsid w:val="32313075"/>
    <w:rsid w:val="3244724D"/>
    <w:rsid w:val="3276317E"/>
    <w:rsid w:val="32931F82"/>
    <w:rsid w:val="32A23326"/>
    <w:rsid w:val="32A970B0"/>
    <w:rsid w:val="32C4213C"/>
    <w:rsid w:val="32DA3402"/>
    <w:rsid w:val="32DD4FAB"/>
    <w:rsid w:val="32E97DF4"/>
    <w:rsid w:val="32F01183"/>
    <w:rsid w:val="33225584"/>
    <w:rsid w:val="33264BA4"/>
    <w:rsid w:val="333077D1"/>
    <w:rsid w:val="33332E1D"/>
    <w:rsid w:val="3344327C"/>
    <w:rsid w:val="334E7C57"/>
    <w:rsid w:val="335376DA"/>
    <w:rsid w:val="33572FB0"/>
    <w:rsid w:val="337C2A16"/>
    <w:rsid w:val="33A06705"/>
    <w:rsid w:val="33AB6E58"/>
    <w:rsid w:val="33FE342B"/>
    <w:rsid w:val="340A0022"/>
    <w:rsid w:val="341669C7"/>
    <w:rsid w:val="342235BE"/>
    <w:rsid w:val="34677222"/>
    <w:rsid w:val="347472C6"/>
    <w:rsid w:val="348222AE"/>
    <w:rsid w:val="34CC3529"/>
    <w:rsid w:val="34CE2DFE"/>
    <w:rsid w:val="34D16D92"/>
    <w:rsid w:val="34EC597A"/>
    <w:rsid w:val="350C3926"/>
    <w:rsid w:val="351A6043"/>
    <w:rsid w:val="35614165"/>
    <w:rsid w:val="357716E7"/>
    <w:rsid w:val="357A11D7"/>
    <w:rsid w:val="358D0F0B"/>
    <w:rsid w:val="35A95619"/>
    <w:rsid w:val="35B30245"/>
    <w:rsid w:val="35E86141"/>
    <w:rsid w:val="35EE40D5"/>
    <w:rsid w:val="35FE7713"/>
    <w:rsid w:val="362178A5"/>
    <w:rsid w:val="3627310D"/>
    <w:rsid w:val="36401AD9"/>
    <w:rsid w:val="3651018A"/>
    <w:rsid w:val="366E2AEA"/>
    <w:rsid w:val="369938DF"/>
    <w:rsid w:val="3699743B"/>
    <w:rsid w:val="36CE5337"/>
    <w:rsid w:val="36D641EB"/>
    <w:rsid w:val="37070849"/>
    <w:rsid w:val="370945C1"/>
    <w:rsid w:val="372C6501"/>
    <w:rsid w:val="3737D823"/>
    <w:rsid w:val="37667C65"/>
    <w:rsid w:val="3778C5CD"/>
    <w:rsid w:val="37A75B88"/>
    <w:rsid w:val="37AD13F0"/>
    <w:rsid w:val="37BCC320"/>
    <w:rsid w:val="37D35131"/>
    <w:rsid w:val="37DE3C9F"/>
    <w:rsid w:val="37E172EC"/>
    <w:rsid w:val="38080D1C"/>
    <w:rsid w:val="3810372D"/>
    <w:rsid w:val="38237904"/>
    <w:rsid w:val="383E029A"/>
    <w:rsid w:val="385E6B8E"/>
    <w:rsid w:val="38B96945"/>
    <w:rsid w:val="38DE382B"/>
    <w:rsid w:val="38F372D7"/>
    <w:rsid w:val="39311BAD"/>
    <w:rsid w:val="393C377D"/>
    <w:rsid w:val="397F500E"/>
    <w:rsid w:val="399860D0"/>
    <w:rsid w:val="39A14F85"/>
    <w:rsid w:val="39DC420F"/>
    <w:rsid w:val="39DF785B"/>
    <w:rsid w:val="3A211C22"/>
    <w:rsid w:val="3A4D0C68"/>
    <w:rsid w:val="3A8B1791"/>
    <w:rsid w:val="3AC727C9"/>
    <w:rsid w:val="3AD13648"/>
    <w:rsid w:val="3AFF6407"/>
    <w:rsid w:val="3B0510D9"/>
    <w:rsid w:val="3B0E5F38"/>
    <w:rsid w:val="3B0F4170"/>
    <w:rsid w:val="3B1D063B"/>
    <w:rsid w:val="3B251BE5"/>
    <w:rsid w:val="3B286FE0"/>
    <w:rsid w:val="3B3D0CDD"/>
    <w:rsid w:val="3B5E97C1"/>
    <w:rsid w:val="3B7D37CF"/>
    <w:rsid w:val="3B8561E0"/>
    <w:rsid w:val="3B9A612F"/>
    <w:rsid w:val="3BA174BE"/>
    <w:rsid w:val="3BC35686"/>
    <w:rsid w:val="3BE21884"/>
    <w:rsid w:val="3BE850ED"/>
    <w:rsid w:val="3C1F03E3"/>
    <w:rsid w:val="3C7A386B"/>
    <w:rsid w:val="3C8F37BA"/>
    <w:rsid w:val="3CB11983"/>
    <w:rsid w:val="3CB66F99"/>
    <w:rsid w:val="3CB7061B"/>
    <w:rsid w:val="3D0575D8"/>
    <w:rsid w:val="3D121CF5"/>
    <w:rsid w:val="3D3B56F0"/>
    <w:rsid w:val="3D3B749E"/>
    <w:rsid w:val="3DD86A9B"/>
    <w:rsid w:val="3DDB5BD0"/>
    <w:rsid w:val="3DE90CA8"/>
    <w:rsid w:val="3E4E4FAF"/>
    <w:rsid w:val="3E5A1BA6"/>
    <w:rsid w:val="3E5F0F6A"/>
    <w:rsid w:val="3E6B790F"/>
    <w:rsid w:val="3E952BDE"/>
    <w:rsid w:val="3E970704"/>
    <w:rsid w:val="3E9A01F4"/>
    <w:rsid w:val="3EA177D5"/>
    <w:rsid w:val="3EB07A18"/>
    <w:rsid w:val="3ECD2378"/>
    <w:rsid w:val="3EF142B8"/>
    <w:rsid w:val="3EFB5137"/>
    <w:rsid w:val="3F0264C5"/>
    <w:rsid w:val="3F081602"/>
    <w:rsid w:val="3F171845"/>
    <w:rsid w:val="3F3423F7"/>
    <w:rsid w:val="3F373C95"/>
    <w:rsid w:val="3F4A39C9"/>
    <w:rsid w:val="3F740A45"/>
    <w:rsid w:val="3F7428FC"/>
    <w:rsid w:val="3FE91433"/>
    <w:rsid w:val="40041DC9"/>
    <w:rsid w:val="40572841"/>
    <w:rsid w:val="40942502"/>
    <w:rsid w:val="40B41A41"/>
    <w:rsid w:val="40B97058"/>
    <w:rsid w:val="40C003E6"/>
    <w:rsid w:val="40D0614F"/>
    <w:rsid w:val="4110479E"/>
    <w:rsid w:val="41546D80"/>
    <w:rsid w:val="41670862"/>
    <w:rsid w:val="416D1BF0"/>
    <w:rsid w:val="41780CC1"/>
    <w:rsid w:val="41792343"/>
    <w:rsid w:val="41B94E35"/>
    <w:rsid w:val="41E719A3"/>
    <w:rsid w:val="42581301"/>
    <w:rsid w:val="42666D6B"/>
    <w:rsid w:val="427E2307"/>
    <w:rsid w:val="429C278D"/>
    <w:rsid w:val="42A87384"/>
    <w:rsid w:val="42A96C58"/>
    <w:rsid w:val="42B45D29"/>
    <w:rsid w:val="42D9753D"/>
    <w:rsid w:val="42DD6902"/>
    <w:rsid w:val="42DE0FF8"/>
    <w:rsid w:val="42F44377"/>
    <w:rsid w:val="42F56341"/>
    <w:rsid w:val="432A7D99"/>
    <w:rsid w:val="43430E5B"/>
    <w:rsid w:val="436D5ED7"/>
    <w:rsid w:val="43746443"/>
    <w:rsid w:val="437E6337"/>
    <w:rsid w:val="43884ABF"/>
    <w:rsid w:val="43D30430"/>
    <w:rsid w:val="43F108B7"/>
    <w:rsid w:val="44022AC4"/>
    <w:rsid w:val="440B5E1C"/>
    <w:rsid w:val="442347E8"/>
    <w:rsid w:val="44547675"/>
    <w:rsid w:val="44753296"/>
    <w:rsid w:val="44971BAF"/>
    <w:rsid w:val="44A306CF"/>
    <w:rsid w:val="450B59A8"/>
    <w:rsid w:val="452E1696"/>
    <w:rsid w:val="4530540F"/>
    <w:rsid w:val="456A0921"/>
    <w:rsid w:val="45854E0B"/>
    <w:rsid w:val="45C344D5"/>
    <w:rsid w:val="46050649"/>
    <w:rsid w:val="46164604"/>
    <w:rsid w:val="462036D5"/>
    <w:rsid w:val="4631143E"/>
    <w:rsid w:val="4665558C"/>
    <w:rsid w:val="466567D3"/>
    <w:rsid w:val="467F21AA"/>
    <w:rsid w:val="46A240EA"/>
    <w:rsid w:val="46C56F49"/>
    <w:rsid w:val="46D30747"/>
    <w:rsid w:val="46D52711"/>
    <w:rsid w:val="475C24EB"/>
    <w:rsid w:val="478832E0"/>
    <w:rsid w:val="478D08F6"/>
    <w:rsid w:val="479223B1"/>
    <w:rsid w:val="479E6FA7"/>
    <w:rsid w:val="47C562E2"/>
    <w:rsid w:val="47C702AC"/>
    <w:rsid w:val="47C85DD2"/>
    <w:rsid w:val="47E0311C"/>
    <w:rsid w:val="47EA3F9B"/>
    <w:rsid w:val="47F866B8"/>
    <w:rsid w:val="48331909"/>
    <w:rsid w:val="483D056E"/>
    <w:rsid w:val="484418FD"/>
    <w:rsid w:val="484F3DFE"/>
    <w:rsid w:val="485A1120"/>
    <w:rsid w:val="48711FC6"/>
    <w:rsid w:val="48931F3C"/>
    <w:rsid w:val="48B620CF"/>
    <w:rsid w:val="48D03190"/>
    <w:rsid w:val="48D34A2F"/>
    <w:rsid w:val="49105C83"/>
    <w:rsid w:val="49184B37"/>
    <w:rsid w:val="4941408E"/>
    <w:rsid w:val="494A0875"/>
    <w:rsid w:val="49543DC1"/>
    <w:rsid w:val="495518E8"/>
    <w:rsid w:val="496D09DF"/>
    <w:rsid w:val="49863D09"/>
    <w:rsid w:val="499441BE"/>
    <w:rsid w:val="49A07007"/>
    <w:rsid w:val="49C64593"/>
    <w:rsid w:val="49D6F7DA"/>
    <w:rsid w:val="49F40F24"/>
    <w:rsid w:val="4A0F7CE8"/>
    <w:rsid w:val="4A1277D9"/>
    <w:rsid w:val="4A2D016F"/>
    <w:rsid w:val="4A2F2139"/>
    <w:rsid w:val="4A4554B8"/>
    <w:rsid w:val="4A4A2ACF"/>
    <w:rsid w:val="4A4A6F73"/>
    <w:rsid w:val="4A62250E"/>
    <w:rsid w:val="4A630034"/>
    <w:rsid w:val="4A9D3546"/>
    <w:rsid w:val="4AA04DE4"/>
    <w:rsid w:val="4AAF6DD6"/>
    <w:rsid w:val="4AD131F0"/>
    <w:rsid w:val="4AFA2747"/>
    <w:rsid w:val="4B3A6FE7"/>
    <w:rsid w:val="4B49547C"/>
    <w:rsid w:val="4B502367"/>
    <w:rsid w:val="4B5E0F27"/>
    <w:rsid w:val="4B645E12"/>
    <w:rsid w:val="4B7D6ED4"/>
    <w:rsid w:val="4B9F6E4A"/>
    <w:rsid w:val="4BA803F5"/>
    <w:rsid w:val="4BB87F0C"/>
    <w:rsid w:val="4BE56F53"/>
    <w:rsid w:val="4BE62CCB"/>
    <w:rsid w:val="4BE807F1"/>
    <w:rsid w:val="4BEB6533"/>
    <w:rsid w:val="4C0D64AA"/>
    <w:rsid w:val="4C2630C7"/>
    <w:rsid w:val="4C3E6663"/>
    <w:rsid w:val="4C7C718B"/>
    <w:rsid w:val="4C804ECE"/>
    <w:rsid w:val="4C991AEB"/>
    <w:rsid w:val="4CF6702F"/>
    <w:rsid w:val="4D267823"/>
    <w:rsid w:val="4D8E7176"/>
    <w:rsid w:val="4D924EB8"/>
    <w:rsid w:val="4DB766CD"/>
    <w:rsid w:val="4DE56FDE"/>
    <w:rsid w:val="4DF07E31"/>
    <w:rsid w:val="4E07040B"/>
    <w:rsid w:val="4E1C4782"/>
    <w:rsid w:val="4E28581D"/>
    <w:rsid w:val="4E487C6D"/>
    <w:rsid w:val="4E797E26"/>
    <w:rsid w:val="4E881E17"/>
    <w:rsid w:val="4E8D38D2"/>
    <w:rsid w:val="4E922C96"/>
    <w:rsid w:val="4E9B7D9D"/>
    <w:rsid w:val="4EAA608F"/>
    <w:rsid w:val="4EB726FD"/>
    <w:rsid w:val="4ECC7F56"/>
    <w:rsid w:val="4ED11A10"/>
    <w:rsid w:val="4ED84B4D"/>
    <w:rsid w:val="4EEE25C2"/>
    <w:rsid w:val="4EF179BD"/>
    <w:rsid w:val="4F22401A"/>
    <w:rsid w:val="4F552641"/>
    <w:rsid w:val="4F5D5052"/>
    <w:rsid w:val="4FA2619F"/>
    <w:rsid w:val="4FBF5D0D"/>
    <w:rsid w:val="4FCE5F50"/>
    <w:rsid w:val="4FF33EB4"/>
    <w:rsid w:val="50715259"/>
    <w:rsid w:val="50811214"/>
    <w:rsid w:val="50DC1EB2"/>
    <w:rsid w:val="50FE2865"/>
    <w:rsid w:val="511D0F3D"/>
    <w:rsid w:val="512E314A"/>
    <w:rsid w:val="51360251"/>
    <w:rsid w:val="51597A9B"/>
    <w:rsid w:val="51A0391C"/>
    <w:rsid w:val="51A21442"/>
    <w:rsid w:val="51BA678C"/>
    <w:rsid w:val="51C92E73"/>
    <w:rsid w:val="51CE2237"/>
    <w:rsid w:val="51E27A91"/>
    <w:rsid w:val="51F021AD"/>
    <w:rsid w:val="51FA127E"/>
    <w:rsid w:val="520C2D5F"/>
    <w:rsid w:val="52262073"/>
    <w:rsid w:val="52391DA6"/>
    <w:rsid w:val="52416EAD"/>
    <w:rsid w:val="52B31ABA"/>
    <w:rsid w:val="52BE04FE"/>
    <w:rsid w:val="52BE405A"/>
    <w:rsid w:val="52C04276"/>
    <w:rsid w:val="52CA0C50"/>
    <w:rsid w:val="53004672"/>
    <w:rsid w:val="530879CB"/>
    <w:rsid w:val="530C1269"/>
    <w:rsid w:val="53163E96"/>
    <w:rsid w:val="53234805"/>
    <w:rsid w:val="5338205E"/>
    <w:rsid w:val="533D58C6"/>
    <w:rsid w:val="534959D8"/>
    <w:rsid w:val="53566988"/>
    <w:rsid w:val="535D1AC5"/>
    <w:rsid w:val="53797911"/>
    <w:rsid w:val="538C4158"/>
    <w:rsid w:val="53980D4F"/>
    <w:rsid w:val="539D3048"/>
    <w:rsid w:val="539F3E8B"/>
    <w:rsid w:val="53A70F92"/>
    <w:rsid w:val="53C27B7A"/>
    <w:rsid w:val="53E67D0C"/>
    <w:rsid w:val="53F341D7"/>
    <w:rsid w:val="53FD6E04"/>
    <w:rsid w:val="540F1264"/>
    <w:rsid w:val="54372316"/>
    <w:rsid w:val="543C16DA"/>
    <w:rsid w:val="548A4B3B"/>
    <w:rsid w:val="548D462B"/>
    <w:rsid w:val="549534E0"/>
    <w:rsid w:val="54DB5397"/>
    <w:rsid w:val="54EC75A4"/>
    <w:rsid w:val="54F16968"/>
    <w:rsid w:val="54F621D1"/>
    <w:rsid w:val="551D59AF"/>
    <w:rsid w:val="553B4087"/>
    <w:rsid w:val="557650C0"/>
    <w:rsid w:val="55886BA1"/>
    <w:rsid w:val="55C7591B"/>
    <w:rsid w:val="55E62245"/>
    <w:rsid w:val="562468CA"/>
    <w:rsid w:val="56382375"/>
    <w:rsid w:val="563C1E65"/>
    <w:rsid w:val="565C2507"/>
    <w:rsid w:val="56854865"/>
    <w:rsid w:val="56925F29"/>
    <w:rsid w:val="56FA762A"/>
    <w:rsid w:val="57203535"/>
    <w:rsid w:val="574D00A2"/>
    <w:rsid w:val="57671164"/>
    <w:rsid w:val="578A30A4"/>
    <w:rsid w:val="578C4726"/>
    <w:rsid w:val="57961A49"/>
    <w:rsid w:val="57B10631"/>
    <w:rsid w:val="57D4431F"/>
    <w:rsid w:val="57E521BA"/>
    <w:rsid w:val="57E722A5"/>
    <w:rsid w:val="57F30C49"/>
    <w:rsid w:val="581F1A3E"/>
    <w:rsid w:val="58325E36"/>
    <w:rsid w:val="58353010"/>
    <w:rsid w:val="583E0E16"/>
    <w:rsid w:val="584119B5"/>
    <w:rsid w:val="58515970"/>
    <w:rsid w:val="58584F50"/>
    <w:rsid w:val="58782EFD"/>
    <w:rsid w:val="5886561A"/>
    <w:rsid w:val="5898359F"/>
    <w:rsid w:val="58A261CC"/>
    <w:rsid w:val="58CA7BFC"/>
    <w:rsid w:val="58E40592"/>
    <w:rsid w:val="58ED38EB"/>
    <w:rsid w:val="59457283"/>
    <w:rsid w:val="59617E35"/>
    <w:rsid w:val="59967ADE"/>
    <w:rsid w:val="59A044B9"/>
    <w:rsid w:val="59EE6C20"/>
    <w:rsid w:val="59F922D8"/>
    <w:rsid w:val="5A0F163F"/>
    <w:rsid w:val="5A250E62"/>
    <w:rsid w:val="5A290952"/>
    <w:rsid w:val="5A2A0227"/>
    <w:rsid w:val="5A6E0A5B"/>
    <w:rsid w:val="5A93401E"/>
    <w:rsid w:val="5A9D6C4B"/>
    <w:rsid w:val="5A9F0C15"/>
    <w:rsid w:val="5AA00E00"/>
    <w:rsid w:val="5AA4447D"/>
    <w:rsid w:val="5B0A0784"/>
    <w:rsid w:val="5B0B0058"/>
    <w:rsid w:val="5B305D11"/>
    <w:rsid w:val="5B351579"/>
    <w:rsid w:val="5B370E4D"/>
    <w:rsid w:val="5B5616F0"/>
    <w:rsid w:val="5B5639C9"/>
    <w:rsid w:val="5B6B4F9B"/>
    <w:rsid w:val="5B7C2D04"/>
    <w:rsid w:val="5BA74225"/>
    <w:rsid w:val="5BCA3A6F"/>
    <w:rsid w:val="5BCC3C8B"/>
    <w:rsid w:val="5BD4669C"/>
    <w:rsid w:val="5BD82630"/>
    <w:rsid w:val="5BDD7C46"/>
    <w:rsid w:val="5BFD2097"/>
    <w:rsid w:val="5C0276AD"/>
    <w:rsid w:val="5C321615"/>
    <w:rsid w:val="5C86208C"/>
    <w:rsid w:val="5CAB38A1"/>
    <w:rsid w:val="5CC76201"/>
    <w:rsid w:val="5CF3349A"/>
    <w:rsid w:val="5D2418A5"/>
    <w:rsid w:val="5D3E3EEA"/>
    <w:rsid w:val="5D447851"/>
    <w:rsid w:val="5D494E68"/>
    <w:rsid w:val="5D543F38"/>
    <w:rsid w:val="5DB1138B"/>
    <w:rsid w:val="5DD76917"/>
    <w:rsid w:val="5DD92690"/>
    <w:rsid w:val="5DF474C9"/>
    <w:rsid w:val="5DF9688E"/>
    <w:rsid w:val="5E070FAB"/>
    <w:rsid w:val="5E1C432A"/>
    <w:rsid w:val="5E4A70E9"/>
    <w:rsid w:val="5E602469"/>
    <w:rsid w:val="5E652175"/>
    <w:rsid w:val="5E7D74BF"/>
    <w:rsid w:val="5E8F2D4E"/>
    <w:rsid w:val="5E9D36BD"/>
    <w:rsid w:val="5EA762EA"/>
    <w:rsid w:val="5EAC1B52"/>
    <w:rsid w:val="5ED05841"/>
    <w:rsid w:val="5ED370DF"/>
    <w:rsid w:val="5EE4753E"/>
    <w:rsid w:val="5EE70DDC"/>
    <w:rsid w:val="5EFF7ED4"/>
    <w:rsid w:val="5F064FAB"/>
    <w:rsid w:val="5F0B0627"/>
    <w:rsid w:val="5F553F98"/>
    <w:rsid w:val="5F555D46"/>
    <w:rsid w:val="5F5C70D4"/>
    <w:rsid w:val="5F6D308F"/>
    <w:rsid w:val="5F797C86"/>
    <w:rsid w:val="5F7E529D"/>
    <w:rsid w:val="5FAE64FC"/>
    <w:rsid w:val="5FAF18FA"/>
    <w:rsid w:val="5FB24F46"/>
    <w:rsid w:val="5FE5531C"/>
    <w:rsid w:val="5FE64BF0"/>
    <w:rsid w:val="600734E4"/>
    <w:rsid w:val="60145C01"/>
    <w:rsid w:val="601C6864"/>
    <w:rsid w:val="60206354"/>
    <w:rsid w:val="602120CC"/>
    <w:rsid w:val="60310561"/>
    <w:rsid w:val="60477B56"/>
    <w:rsid w:val="60624BBE"/>
    <w:rsid w:val="6065020A"/>
    <w:rsid w:val="606D7DA6"/>
    <w:rsid w:val="608368E3"/>
    <w:rsid w:val="60C56EFB"/>
    <w:rsid w:val="60E03D35"/>
    <w:rsid w:val="61017FBC"/>
    <w:rsid w:val="6118702B"/>
    <w:rsid w:val="611D6D37"/>
    <w:rsid w:val="61504A17"/>
    <w:rsid w:val="61616C24"/>
    <w:rsid w:val="61AB7E9F"/>
    <w:rsid w:val="61B2747F"/>
    <w:rsid w:val="61C96577"/>
    <w:rsid w:val="61E37639"/>
    <w:rsid w:val="61EF4230"/>
    <w:rsid w:val="62051CA5"/>
    <w:rsid w:val="620F042E"/>
    <w:rsid w:val="621719D8"/>
    <w:rsid w:val="621C2B4B"/>
    <w:rsid w:val="622B7232"/>
    <w:rsid w:val="623A1223"/>
    <w:rsid w:val="626F35C2"/>
    <w:rsid w:val="62CD2097"/>
    <w:rsid w:val="62D653F0"/>
    <w:rsid w:val="62E23D94"/>
    <w:rsid w:val="6300246C"/>
    <w:rsid w:val="630E6937"/>
    <w:rsid w:val="631303F2"/>
    <w:rsid w:val="63400ABB"/>
    <w:rsid w:val="63A728E8"/>
    <w:rsid w:val="63BD210C"/>
    <w:rsid w:val="63E94CAF"/>
    <w:rsid w:val="64055F8C"/>
    <w:rsid w:val="640815D9"/>
    <w:rsid w:val="6410048D"/>
    <w:rsid w:val="641E0DFC"/>
    <w:rsid w:val="644077B5"/>
    <w:rsid w:val="6472739A"/>
    <w:rsid w:val="64833355"/>
    <w:rsid w:val="648D788C"/>
    <w:rsid w:val="64966BE4"/>
    <w:rsid w:val="64D01601"/>
    <w:rsid w:val="64EF2799"/>
    <w:rsid w:val="65006754"/>
    <w:rsid w:val="65031DA0"/>
    <w:rsid w:val="6525440C"/>
    <w:rsid w:val="65402FF4"/>
    <w:rsid w:val="654A5C21"/>
    <w:rsid w:val="654C1999"/>
    <w:rsid w:val="65AE7F5E"/>
    <w:rsid w:val="65B85280"/>
    <w:rsid w:val="65BF216B"/>
    <w:rsid w:val="65C634F9"/>
    <w:rsid w:val="66155F50"/>
    <w:rsid w:val="6623094C"/>
    <w:rsid w:val="662E109F"/>
    <w:rsid w:val="66417024"/>
    <w:rsid w:val="66756CCD"/>
    <w:rsid w:val="66807B4C"/>
    <w:rsid w:val="6686712D"/>
    <w:rsid w:val="66D659BE"/>
    <w:rsid w:val="670C13E0"/>
    <w:rsid w:val="672524A2"/>
    <w:rsid w:val="673E3563"/>
    <w:rsid w:val="674768BC"/>
    <w:rsid w:val="675114E9"/>
    <w:rsid w:val="67566AFF"/>
    <w:rsid w:val="675D60DF"/>
    <w:rsid w:val="675E59B4"/>
    <w:rsid w:val="67784CC7"/>
    <w:rsid w:val="67B359E4"/>
    <w:rsid w:val="67F72090"/>
    <w:rsid w:val="67FB3202"/>
    <w:rsid w:val="67FC395A"/>
    <w:rsid w:val="6853303E"/>
    <w:rsid w:val="686A0AB4"/>
    <w:rsid w:val="6870599E"/>
    <w:rsid w:val="68AD6BF3"/>
    <w:rsid w:val="68B03656"/>
    <w:rsid w:val="68BF08FC"/>
    <w:rsid w:val="68C428EC"/>
    <w:rsid w:val="68FD36D6"/>
    <w:rsid w:val="690600B1"/>
    <w:rsid w:val="69074555"/>
    <w:rsid w:val="691722BE"/>
    <w:rsid w:val="69360996"/>
    <w:rsid w:val="694A2693"/>
    <w:rsid w:val="696C085C"/>
    <w:rsid w:val="699658D9"/>
    <w:rsid w:val="699E02E9"/>
    <w:rsid w:val="69D34437"/>
    <w:rsid w:val="69E46644"/>
    <w:rsid w:val="6A0E1913"/>
    <w:rsid w:val="6A1601F5"/>
    <w:rsid w:val="6A2D107E"/>
    <w:rsid w:val="6A3550F2"/>
    <w:rsid w:val="6A38073E"/>
    <w:rsid w:val="6A527A52"/>
    <w:rsid w:val="6A72168F"/>
    <w:rsid w:val="6A8676FB"/>
    <w:rsid w:val="6AA933EA"/>
    <w:rsid w:val="6ABA73A5"/>
    <w:rsid w:val="6ACB15B2"/>
    <w:rsid w:val="6B737C7F"/>
    <w:rsid w:val="6B77103C"/>
    <w:rsid w:val="6B916358"/>
    <w:rsid w:val="6BB81B36"/>
    <w:rsid w:val="6BC04E8F"/>
    <w:rsid w:val="6C101972"/>
    <w:rsid w:val="6C256AA0"/>
    <w:rsid w:val="6C3311BD"/>
    <w:rsid w:val="6C33740F"/>
    <w:rsid w:val="6C4258A4"/>
    <w:rsid w:val="6C5F6456"/>
    <w:rsid w:val="6C755C79"/>
    <w:rsid w:val="6C895281"/>
    <w:rsid w:val="6C9C6D62"/>
    <w:rsid w:val="6CA976D1"/>
    <w:rsid w:val="6CB542C8"/>
    <w:rsid w:val="6CCF5389"/>
    <w:rsid w:val="6D192AA9"/>
    <w:rsid w:val="6D286848"/>
    <w:rsid w:val="6D605FE2"/>
    <w:rsid w:val="6D631F76"/>
    <w:rsid w:val="6D763A57"/>
    <w:rsid w:val="6D836174"/>
    <w:rsid w:val="6D8C1CEB"/>
    <w:rsid w:val="6DA22A9E"/>
    <w:rsid w:val="6DA87988"/>
    <w:rsid w:val="6DF66946"/>
    <w:rsid w:val="6DFF1D8F"/>
    <w:rsid w:val="6E13574A"/>
    <w:rsid w:val="6E160D96"/>
    <w:rsid w:val="6E62222D"/>
    <w:rsid w:val="6EB56801"/>
    <w:rsid w:val="6EB760D5"/>
    <w:rsid w:val="6EF70BC7"/>
    <w:rsid w:val="6EF8049C"/>
    <w:rsid w:val="6F2F210F"/>
    <w:rsid w:val="6F5E47A3"/>
    <w:rsid w:val="6F6A1399"/>
    <w:rsid w:val="6F6F4C02"/>
    <w:rsid w:val="6F7B5355"/>
    <w:rsid w:val="6F80296B"/>
    <w:rsid w:val="6F810491"/>
    <w:rsid w:val="6F857F81"/>
    <w:rsid w:val="6F8A1A3C"/>
    <w:rsid w:val="6FBB39A3"/>
    <w:rsid w:val="6FD0299E"/>
    <w:rsid w:val="6FEBDD7F"/>
    <w:rsid w:val="6FF670D1"/>
    <w:rsid w:val="6FFB6495"/>
    <w:rsid w:val="6FFE8016"/>
    <w:rsid w:val="70001CFE"/>
    <w:rsid w:val="70223A22"/>
    <w:rsid w:val="702C48A1"/>
    <w:rsid w:val="703E5095"/>
    <w:rsid w:val="70425E72"/>
    <w:rsid w:val="705160B5"/>
    <w:rsid w:val="70AB7EBB"/>
    <w:rsid w:val="70C26FB3"/>
    <w:rsid w:val="710F044A"/>
    <w:rsid w:val="7137174F"/>
    <w:rsid w:val="7148395C"/>
    <w:rsid w:val="71B92164"/>
    <w:rsid w:val="71C50B09"/>
    <w:rsid w:val="71FD64F5"/>
    <w:rsid w:val="722515A8"/>
    <w:rsid w:val="729624A5"/>
    <w:rsid w:val="72DB435C"/>
    <w:rsid w:val="72E90827"/>
    <w:rsid w:val="72EB459F"/>
    <w:rsid w:val="72F13B80"/>
    <w:rsid w:val="72FC49FE"/>
    <w:rsid w:val="730613D9"/>
    <w:rsid w:val="7309711B"/>
    <w:rsid w:val="73577E87"/>
    <w:rsid w:val="73966C01"/>
    <w:rsid w:val="73AB1F81"/>
    <w:rsid w:val="73B726D3"/>
    <w:rsid w:val="74273CFD"/>
    <w:rsid w:val="742F4960"/>
    <w:rsid w:val="74381A66"/>
    <w:rsid w:val="743D5DFB"/>
    <w:rsid w:val="74534AF2"/>
    <w:rsid w:val="745443C6"/>
    <w:rsid w:val="746F1200"/>
    <w:rsid w:val="747B7BA5"/>
    <w:rsid w:val="74A23383"/>
    <w:rsid w:val="74C27582"/>
    <w:rsid w:val="74C50E20"/>
    <w:rsid w:val="74D6127F"/>
    <w:rsid w:val="75104791"/>
    <w:rsid w:val="7510653F"/>
    <w:rsid w:val="7513602F"/>
    <w:rsid w:val="75306BE1"/>
    <w:rsid w:val="75311EE3"/>
    <w:rsid w:val="753C1715"/>
    <w:rsid w:val="758D5DE2"/>
    <w:rsid w:val="75B01AD0"/>
    <w:rsid w:val="75BF7F65"/>
    <w:rsid w:val="75C13CDD"/>
    <w:rsid w:val="75CF63FA"/>
    <w:rsid w:val="75D237F5"/>
    <w:rsid w:val="75ED062E"/>
    <w:rsid w:val="760F4A49"/>
    <w:rsid w:val="7610256F"/>
    <w:rsid w:val="76124539"/>
    <w:rsid w:val="762C55FB"/>
    <w:rsid w:val="76375D4D"/>
    <w:rsid w:val="764B35A7"/>
    <w:rsid w:val="768014A2"/>
    <w:rsid w:val="76B86E8E"/>
    <w:rsid w:val="76B949B4"/>
    <w:rsid w:val="76D637B8"/>
    <w:rsid w:val="76D96E05"/>
    <w:rsid w:val="76DD68F5"/>
    <w:rsid w:val="76F0487A"/>
    <w:rsid w:val="76F12290"/>
    <w:rsid w:val="76FA1255"/>
    <w:rsid w:val="76FF686B"/>
    <w:rsid w:val="77075720"/>
    <w:rsid w:val="77130569"/>
    <w:rsid w:val="77212C85"/>
    <w:rsid w:val="772B58B2"/>
    <w:rsid w:val="774861B6"/>
    <w:rsid w:val="77672662"/>
    <w:rsid w:val="776A6714"/>
    <w:rsid w:val="776D5ECB"/>
    <w:rsid w:val="77732DB5"/>
    <w:rsid w:val="77737259"/>
    <w:rsid w:val="779A2A38"/>
    <w:rsid w:val="77A460F8"/>
    <w:rsid w:val="77AE0291"/>
    <w:rsid w:val="77DC6BAC"/>
    <w:rsid w:val="77EB5041"/>
    <w:rsid w:val="77EF68E0"/>
    <w:rsid w:val="77F51A1C"/>
    <w:rsid w:val="780879A1"/>
    <w:rsid w:val="782347DB"/>
    <w:rsid w:val="783C764B"/>
    <w:rsid w:val="78482494"/>
    <w:rsid w:val="78574485"/>
    <w:rsid w:val="785901FD"/>
    <w:rsid w:val="78623556"/>
    <w:rsid w:val="78917997"/>
    <w:rsid w:val="78972AD3"/>
    <w:rsid w:val="79050385"/>
    <w:rsid w:val="7912796F"/>
    <w:rsid w:val="79305402"/>
    <w:rsid w:val="79780B57"/>
    <w:rsid w:val="798E2CBF"/>
    <w:rsid w:val="79907C4E"/>
    <w:rsid w:val="79A74F98"/>
    <w:rsid w:val="79C17FFB"/>
    <w:rsid w:val="79CE69C9"/>
    <w:rsid w:val="7A0238A4"/>
    <w:rsid w:val="7A1E34AC"/>
    <w:rsid w:val="7A2465E9"/>
    <w:rsid w:val="7A2605B3"/>
    <w:rsid w:val="7A3F3423"/>
    <w:rsid w:val="7A4D5B40"/>
    <w:rsid w:val="7A664E53"/>
    <w:rsid w:val="7A9814B1"/>
    <w:rsid w:val="7AB77117"/>
    <w:rsid w:val="7B02692A"/>
    <w:rsid w:val="7B073F40"/>
    <w:rsid w:val="7B113011"/>
    <w:rsid w:val="7B446F42"/>
    <w:rsid w:val="7B7535A0"/>
    <w:rsid w:val="7B7A2964"/>
    <w:rsid w:val="7BCFEFD2"/>
    <w:rsid w:val="7C26489A"/>
    <w:rsid w:val="7C2A25DC"/>
    <w:rsid w:val="7C324FED"/>
    <w:rsid w:val="7C345209"/>
    <w:rsid w:val="7C3A0345"/>
    <w:rsid w:val="7C480CB4"/>
    <w:rsid w:val="7C5B09E8"/>
    <w:rsid w:val="7C6067AC"/>
    <w:rsid w:val="7C7A6994"/>
    <w:rsid w:val="7C991510"/>
    <w:rsid w:val="7CBC51FE"/>
    <w:rsid w:val="7CE65DD7"/>
    <w:rsid w:val="7CF404F4"/>
    <w:rsid w:val="7D2C7C8E"/>
    <w:rsid w:val="7D3134F6"/>
    <w:rsid w:val="7D344725"/>
    <w:rsid w:val="7D3B25C7"/>
    <w:rsid w:val="7D407BDD"/>
    <w:rsid w:val="7D4476CE"/>
    <w:rsid w:val="7D472D1A"/>
    <w:rsid w:val="7D6FDC73"/>
    <w:rsid w:val="7D851A94"/>
    <w:rsid w:val="7D8A0E59"/>
    <w:rsid w:val="7D8C2E23"/>
    <w:rsid w:val="7D9046C1"/>
    <w:rsid w:val="7DAA5057"/>
    <w:rsid w:val="7DBA7990"/>
    <w:rsid w:val="7DC205F3"/>
    <w:rsid w:val="7DC425BD"/>
    <w:rsid w:val="7DE22A43"/>
    <w:rsid w:val="7DE92023"/>
    <w:rsid w:val="7DEDEC3F"/>
    <w:rsid w:val="7DEDF7BF"/>
    <w:rsid w:val="7DF6029C"/>
    <w:rsid w:val="7E260B81"/>
    <w:rsid w:val="7E327526"/>
    <w:rsid w:val="7E33504C"/>
    <w:rsid w:val="7E3C2153"/>
    <w:rsid w:val="7E4C610E"/>
    <w:rsid w:val="7EED5B43"/>
    <w:rsid w:val="7F203823"/>
    <w:rsid w:val="7F3472CE"/>
    <w:rsid w:val="7F3E639F"/>
    <w:rsid w:val="7F482D79"/>
    <w:rsid w:val="7F6A7194"/>
    <w:rsid w:val="7F871AF4"/>
    <w:rsid w:val="7F930498"/>
    <w:rsid w:val="7FA501CC"/>
    <w:rsid w:val="7FA97CBC"/>
    <w:rsid w:val="7FC70142"/>
    <w:rsid w:val="7FD5D5B6"/>
    <w:rsid w:val="7FF32CE5"/>
    <w:rsid w:val="8EA1FF59"/>
    <w:rsid w:val="9FB73F3E"/>
    <w:rsid w:val="BBBEF9E9"/>
    <w:rsid w:val="D67B6832"/>
    <w:rsid w:val="DEB32E04"/>
    <w:rsid w:val="E9BF5C6B"/>
    <w:rsid w:val="E9FC98B5"/>
    <w:rsid w:val="F0D5E8A3"/>
    <w:rsid w:val="F77EEBF5"/>
    <w:rsid w:val="FD77AC23"/>
    <w:rsid w:val="FE7930FB"/>
    <w:rsid w:val="FFB1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917B980"/>
  <w15:docId w15:val="{AE9638B1-9892-49D5-AEB3-F548B9415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580" w:lineRule="exact"/>
      <w:ind w:firstLineChars="200" w:firstLine="200"/>
      <w:jc w:val="both"/>
    </w:pPr>
    <w:rPr>
      <w:rFonts w:ascii="FangSong_GB2312" w:eastAsia="FangSong_GB2312" w:hAnsi="FangSong_GB2312"/>
      <w:kern w:val="2"/>
      <w:sz w:val="32"/>
      <w:szCs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outlineLvl w:val="0"/>
    </w:pPr>
    <w:rPr>
      <w:rFonts w:ascii="Calibri" w:eastAsia="SimHei" w:hAnsi="Calibri"/>
      <w:bCs/>
      <w:kern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outlineLvl w:val="1"/>
    </w:pPr>
    <w:rPr>
      <w:rFonts w:ascii="Cambria" w:eastAsia="KaiTi_GB2312" w:hAnsi="Cambria" w:cstheme="majorBidi"/>
      <w:bCs/>
      <w:kern w:val="0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outlineLvl w:val="2"/>
    </w:pPr>
    <w:rPr>
      <w:rFonts w:ascii="Times New Roman" w:hAnsi="Times New Roman"/>
      <w:bCs/>
      <w:kern w:val="0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="等线 Light" w:eastAsia="等线 Light" w:hAnsi="等线 Light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rFonts w:ascii="等线 Light" w:eastAsia="等线 Light" w:hAnsi="等线 Light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40" w:after="64" w:line="320" w:lineRule="auto"/>
      <w:outlineLvl w:val="7"/>
    </w:pPr>
    <w:rPr>
      <w:rFonts w:ascii="等线 Light" w:eastAsia="等线 Light" w:hAnsi="等线 Light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40" w:after="64" w:line="320" w:lineRule="auto"/>
      <w:outlineLvl w:val="8"/>
    </w:pPr>
    <w:rPr>
      <w:rFonts w:ascii="等线 Light" w:eastAsia="等线 Light" w:hAnsi="等线 Light" w:cstheme="majorBidi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rPr>
      <w:rFonts w:ascii="等线 Light" w:eastAsia="SimHei" w:hAnsi="等线 Light" w:cs="Times New Roman"/>
      <w:sz w:val="20"/>
      <w:szCs w:val="20"/>
    </w:rPr>
  </w:style>
  <w:style w:type="paragraph" w:styleId="a4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link w:val="a7"/>
    <w:uiPriority w:val="99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TOC1">
    <w:name w:val="toc 1"/>
    <w:basedOn w:val="a"/>
    <w:next w:val="a"/>
    <w:uiPriority w:val="39"/>
    <w:unhideWhenUsed/>
  </w:style>
  <w:style w:type="paragraph" w:styleId="a8">
    <w:name w:val="Subtitle"/>
    <w:basedOn w:val="a"/>
    <w:next w:val="a"/>
    <w:link w:val="a9"/>
    <w:uiPriority w:val="11"/>
    <w:qFormat/>
    <w:pPr>
      <w:spacing w:before="240" w:after="60" w:line="312" w:lineRule="auto"/>
      <w:jc w:val="center"/>
      <w:outlineLvl w:val="1"/>
    </w:pPr>
    <w:rPr>
      <w:rFonts w:ascii="等线" w:eastAsia="等线" w:hAnsi="等线" w:cstheme="majorBidi"/>
      <w:b/>
      <w:bCs/>
      <w:kern w:val="28"/>
      <w:szCs w:val="32"/>
    </w:rPr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aa">
    <w:name w:val="Normal (Web)"/>
    <w:basedOn w:val="a"/>
    <w:uiPriority w:val="99"/>
    <w:semiHidden/>
    <w:unhideWhenUsed/>
    <w:qFormat/>
  </w:style>
  <w:style w:type="paragraph" w:styleId="ab">
    <w:name w:val="Title"/>
    <w:basedOn w:val="a"/>
    <w:next w:val="a"/>
    <w:link w:val="ac"/>
    <w:uiPriority w:val="10"/>
    <w:qFormat/>
    <w:pPr>
      <w:spacing w:before="240" w:after="60"/>
      <w:ind w:firstLineChars="0" w:firstLine="0"/>
      <w:jc w:val="center"/>
      <w:outlineLvl w:val="0"/>
    </w:pPr>
    <w:rPr>
      <w:rFonts w:ascii="Cambria" w:eastAsia="FZXiaoBiaoSong-B05S" w:hAnsi="Cambria" w:cstheme="majorBidi"/>
      <w:bCs/>
      <w:sz w:val="44"/>
      <w:szCs w:val="32"/>
    </w:rPr>
  </w:style>
  <w:style w:type="character" w:styleId="ad">
    <w:name w:val="Strong"/>
    <w:uiPriority w:val="22"/>
    <w:qFormat/>
    <w:rPr>
      <w:b/>
      <w:bCs/>
    </w:rPr>
  </w:style>
  <w:style w:type="character" w:styleId="ae">
    <w:name w:val="Emphasis"/>
    <w:uiPriority w:val="20"/>
    <w:qFormat/>
    <w:rPr>
      <w:i/>
      <w:iCs/>
    </w:rPr>
  </w:style>
  <w:style w:type="character" w:customStyle="1" w:styleId="10">
    <w:name w:val="标题 1 字符"/>
    <w:link w:val="1"/>
    <w:uiPriority w:val="9"/>
    <w:qFormat/>
    <w:rPr>
      <w:rFonts w:eastAsia="SimHei" w:cs="Calibri"/>
      <w:bCs/>
      <w:kern w:val="44"/>
      <w:sz w:val="32"/>
      <w:szCs w:val="44"/>
    </w:rPr>
  </w:style>
  <w:style w:type="character" w:customStyle="1" w:styleId="20">
    <w:name w:val="标题 2 字符"/>
    <w:link w:val="2"/>
    <w:uiPriority w:val="9"/>
    <w:qFormat/>
    <w:rPr>
      <w:rFonts w:ascii="Cambria" w:eastAsia="KaiTi_GB2312" w:hAnsi="Cambria" w:cstheme="majorBidi"/>
      <w:bCs/>
      <w:sz w:val="32"/>
      <w:szCs w:val="32"/>
    </w:rPr>
  </w:style>
  <w:style w:type="character" w:customStyle="1" w:styleId="30">
    <w:name w:val="标题 3 字符"/>
    <w:link w:val="3"/>
    <w:uiPriority w:val="9"/>
    <w:qFormat/>
    <w:rPr>
      <w:rFonts w:ascii="Times New Roman" w:eastAsia="FangSong_GB2312" w:hAnsi="Times New Roman" w:cs="Calibri"/>
      <w:bCs/>
      <w:sz w:val="32"/>
      <w:szCs w:val="32"/>
    </w:rPr>
  </w:style>
  <w:style w:type="character" w:customStyle="1" w:styleId="40">
    <w:name w:val="标题 4 字符"/>
    <w:link w:val="4"/>
    <w:uiPriority w:val="9"/>
    <w:semiHidden/>
    <w:qFormat/>
    <w:rPr>
      <w:rFonts w:ascii="等线 Light" w:eastAsia="等线 Light" w:hAnsi="等线 Light" w:cstheme="majorBidi"/>
      <w:b/>
      <w:bCs/>
      <w:kern w:val="2"/>
      <w:sz w:val="28"/>
      <w:szCs w:val="28"/>
    </w:rPr>
  </w:style>
  <w:style w:type="character" w:customStyle="1" w:styleId="50">
    <w:name w:val="标题 5 字符"/>
    <w:link w:val="5"/>
    <w:uiPriority w:val="9"/>
    <w:semiHidden/>
    <w:qFormat/>
    <w:rPr>
      <w:rFonts w:ascii="FangSong_GB2312" w:eastAsia="FangSong_GB2312" w:hAnsi="FangSong_GB2312" w:cs="Calibri"/>
      <w:b/>
      <w:bCs/>
      <w:kern w:val="2"/>
      <w:sz w:val="28"/>
      <w:szCs w:val="28"/>
    </w:rPr>
  </w:style>
  <w:style w:type="character" w:customStyle="1" w:styleId="60">
    <w:name w:val="标题 6 字符"/>
    <w:link w:val="6"/>
    <w:uiPriority w:val="9"/>
    <w:semiHidden/>
    <w:qFormat/>
    <w:rPr>
      <w:rFonts w:ascii="等线 Light" w:eastAsia="等线 Light" w:hAnsi="等线 Light" w:cstheme="majorBidi"/>
      <w:b/>
      <w:bCs/>
      <w:kern w:val="2"/>
      <w:sz w:val="24"/>
      <w:szCs w:val="24"/>
    </w:rPr>
  </w:style>
  <w:style w:type="character" w:customStyle="1" w:styleId="70">
    <w:name w:val="标题 7 字符"/>
    <w:link w:val="7"/>
    <w:uiPriority w:val="9"/>
    <w:semiHidden/>
    <w:qFormat/>
    <w:rPr>
      <w:rFonts w:ascii="FangSong_GB2312" w:eastAsia="FangSong_GB2312" w:hAnsi="FangSong_GB2312" w:cs="Calibri"/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9"/>
    <w:semiHidden/>
    <w:qFormat/>
    <w:rPr>
      <w:rFonts w:ascii="等线 Light" w:eastAsia="等线 Light" w:hAnsi="等线 Light" w:cstheme="majorBidi"/>
      <w:kern w:val="2"/>
      <w:sz w:val="24"/>
      <w:szCs w:val="24"/>
    </w:rPr>
  </w:style>
  <w:style w:type="character" w:customStyle="1" w:styleId="90">
    <w:name w:val="标题 9 字符"/>
    <w:link w:val="9"/>
    <w:uiPriority w:val="9"/>
    <w:semiHidden/>
    <w:qFormat/>
    <w:rPr>
      <w:rFonts w:ascii="等线 Light" w:eastAsia="等线 Light" w:hAnsi="等线 Light" w:cstheme="majorBidi"/>
      <w:kern w:val="2"/>
      <w:sz w:val="21"/>
      <w:szCs w:val="21"/>
    </w:rPr>
  </w:style>
  <w:style w:type="character" w:customStyle="1" w:styleId="ac">
    <w:name w:val="标题 字符"/>
    <w:link w:val="ab"/>
    <w:uiPriority w:val="10"/>
    <w:qFormat/>
    <w:rPr>
      <w:rFonts w:ascii="Cambria" w:eastAsia="FZXiaoBiaoSong-B05S" w:hAnsi="Cambria" w:cstheme="majorBidi"/>
      <w:bCs/>
      <w:kern w:val="2"/>
      <w:sz w:val="44"/>
      <w:szCs w:val="32"/>
    </w:rPr>
  </w:style>
  <w:style w:type="character" w:customStyle="1" w:styleId="a9">
    <w:name w:val="副标题 字符"/>
    <w:link w:val="a8"/>
    <w:uiPriority w:val="11"/>
    <w:qFormat/>
    <w:rPr>
      <w:rFonts w:ascii="等线" w:eastAsia="等线" w:hAnsi="等线" w:cstheme="majorBidi"/>
      <w:b/>
      <w:bCs/>
      <w:kern w:val="28"/>
      <w:sz w:val="32"/>
      <w:szCs w:val="32"/>
    </w:rPr>
  </w:style>
  <w:style w:type="paragraph" w:styleId="af">
    <w:name w:val="Quote"/>
    <w:basedOn w:val="a"/>
    <w:next w:val="a"/>
    <w:link w:val="af0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0"/>
    <w:link w:val="af"/>
    <w:uiPriority w:val="29"/>
    <w:qFormat/>
    <w:rPr>
      <w:rFonts w:ascii="FangSong_GB2312" w:eastAsia="FangSong_GB2312" w:hAnsi="FangSong_GB2312" w:cs="Calibri"/>
      <w:i/>
      <w:iCs/>
      <w:color w:val="404040" w:themeColor="text1" w:themeTint="BF"/>
      <w:kern w:val="2"/>
      <w:sz w:val="32"/>
      <w:szCs w:val="21"/>
    </w:rPr>
  </w:style>
  <w:style w:type="paragraph" w:styleId="af1">
    <w:name w:val="List Paragraph"/>
    <w:basedOn w:val="a"/>
    <w:link w:val="af2"/>
    <w:uiPriority w:val="34"/>
    <w:qFormat/>
    <w:pPr>
      <w:ind w:firstLine="420"/>
    </w:pPr>
    <w:rPr>
      <w:rFonts w:cs="Zap"/>
    </w:rPr>
  </w:style>
  <w:style w:type="character" w:customStyle="1" w:styleId="11">
    <w:name w:val="明显强调1"/>
    <w:basedOn w:val="a0"/>
    <w:uiPriority w:val="21"/>
    <w:qFormat/>
    <w:rPr>
      <w:i/>
      <w:iCs/>
      <w:color w:val="156082" w:themeColor="accent1"/>
    </w:rPr>
  </w:style>
  <w:style w:type="paragraph" w:styleId="af3">
    <w:name w:val="Intense Quote"/>
    <w:basedOn w:val="a"/>
    <w:next w:val="a"/>
    <w:link w:val="af4"/>
    <w:uiPriority w:val="30"/>
    <w:qFormat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af4">
    <w:name w:val="明显引用 字符"/>
    <w:basedOn w:val="a0"/>
    <w:link w:val="af3"/>
    <w:uiPriority w:val="30"/>
    <w:qFormat/>
    <w:rPr>
      <w:rFonts w:ascii="FangSong_GB2312" w:eastAsia="FangSong_GB2312" w:hAnsi="FangSong_GB2312" w:cs="Calibri"/>
      <w:i/>
      <w:iCs/>
      <w:color w:val="156082" w:themeColor="accent1"/>
      <w:kern w:val="2"/>
      <w:sz w:val="32"/>
      <w:szCs w:val="21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156082" w:themeColor="accent1"/>
      <w:spacing w:val="5"/>
    </w:rPr>
  </w:style>
  <w:style w:type="paragraph" w:customStyle="1" w:styleId="af5">
    <w:name w:val="段"/>
    <w:link w:val="Char"/>
    <w:qFormat/>
    <w:pPr>
      <w:tabs>
        <w:tab w:val="center" w:pos="4201"/>
        <w:tab w:val="right" w:leader="dot" w:pos="9298"/>
      </w:tabs>
      <w:autoSpaceDE w:val="0"/>
      <w:autoSpaceDN w:val="0"/>
      <w:ind w:firstLineChars="200" w:firstLine="420"/>
      <w:jc w:val="both"/>
    </w:pPr>
    <w:rPr>
      <w:rFonts w:ascii="SimSun" w:cs="Times New Roman"/>
      <w:sz w:val="21"/>
    </w:rPr>
  </w:style>
  <w:style w:type="character" w:customStyle="1" w:styleId="Char">
    <w:name w:val="段 Char"/>
    <w:link w:val="af5"/>
    <w:qFormat/>
    <w:rPr>
      <w:rFonts w:ascii="SimSun"/>
      <w:sz w:val="21"/>
    </w:rPr>
  </w:style>
  <w:style w:type="paragraph" w:customStyle="1" w:styleId="21">
    <w:name w:val="正文空2"/>
    <w:basedOn w:val="a"/>
    <w:link w:val="22"/>
    <w:qFormat/>
    <w:rPr>
      <w:rFonts w:cs="Times New Roman"/>
    </w:rPr>
  </w:style>
  <w:style w:type="character" w:customStyle="1" w:styleId="22">
    <w:name w:val="正文空2 字符"/>
    <w:link w:val="21"/>
    <w:qFormat/>
    <w:rPr>
      <w:rFonts w:ascii="FangSong_GB2312" w:eastAsia="FangSong_GB2312" w:hAnsi="FangSong_GB2312"/>
      <w:kern w:val="2"/>
      <w:sz w:val="32"/>
      <w:szCs w:val="21"/>
    </w:rPr>
  </w:style>
  <w:style w:type="paragraph" w:customStyle="1" w:styleId="13">
    <w:name w:val="列出段落1"/>
    <w:basedOn w:val="a"/>
    <w:uiPriority w:val="99"/>
    <w:qFormat/>
    <w:pPr>
      <w:ind w:firstLine="420"/>
    </w:pPr>
    <w:rPr>
      <w:rFonts w:ascii="Calibri" w:eastAsia="SimSun" w:hAnsi="Calibri" w:cs="Times New Roman"/>
      <w:sz w:val="21"/>
      <w:szCs w:val="22"/>
    </w:rPr>
  </w:style>
  <w:style w:type="paragraph" w:styleId="af6">
    <w:name w:val="No Spacing"/>
    <w:link w:val="af7"/>
    <w:uiPriority w:val="1"/>
    <w:qFormat/>
    <w:pPr>
      <w:widowControl w:val="0"/>
      <w:ind w:firstLineChars="200" w:firstLine="200"/>
      <w:jc w:val="both"/>
    </w:pPr>
    <w:rPr>
      <w:rFonts w:ascii="FangSong_GB2312" w:eastAsia="FangSong_GB2312" w:hAnsi="FangSong_GB2312"/>
      <w:kern w:val="2"/>
      <w:sz w:val="32"/>
      <w:szCs w:val="21"/>
    </w:rPr>
  </w:style>
  <w:style w:type="character" w:customStyle="1" w:styleId="af7">
    <w:name w:val="无间隔 字符"/>
    <w:link w:val="af6"/>
    <w:uiPriority w:val="1"/>
    <w:qFormat/>
    <w:rPr>
      <w:rFonts w:ascii="FangSong_GB2312" w:eastAsia="FangSong_GB2312" w:hAnsi="FangSong_GB2312" w:cs="Calibri"/>
      <w:kern w:val="2"/>
      <w:sz w:val="32"/>
      <w:szCs w:val="21"/>
    </w:rPr>
  </w:style>
  <w:style w:type="character" w:customStyle="1" w:styleId="af2">
    <w:name w:val="列表段落 字符"/>
    <w:link w:val="af1"/>
    <w:uiPriority w:val="34"/>
    <w:qFormat/>
    <w:rPr>
      <w:rFonts w:ascii="FangSong_GB2312" w:eastAsia="FangSong_GB2312" w:hAnsi="FangSong_GB2312" w:cs="Zap"/>
      <w:kern w:val="2"/>
      <w:sz w:val="32"/>
      <w:szCs w:val="21"/>
    </w:r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spacing w:before="340" w:after="330" w:line="578" w:lineRule="auto"/>
      <w:outlineLvl w:val="9"/>
    </w:pPr>
    <w:rPr>
      <w:rFonts w:ascii="FangSong_GB2312" w:eastAsia="FangSong_GB2312" w:hAnsi="FangSong_GB2312" w:cs="Times New Roman"/>
      <w:b/>
      <w:sz w:val="44"/>
    </w:rPr>
  </w:style>
  <w:style w:type="character" w:customStyle="1" w:styleId="a5">
    <w:name w:val="页脚 字符"/>
    <w:basedOn w:val="a0"/>
    <w:link w:val="a4"/>
    <w:rPr>
      <w:rFonts w:ascii="FangSong_GB2312" w:eastAsia="FangSong_GB2312" w:hAnsi="FangSong_GB2312" w:cs="FangSong_GB2312" w:hint="eastAsia"/>
      <w:kern w:val="2"/>
      <w:sz w:val="18"/>
      <w:szCs w:val="18"/>
    </w:rPr>
  </w:style>
  <w:style w:type="character" w:customStyle="1" w:styleId="a7">
    <w:name w:val="页眉 字符"/>
    <w:basedOn w:val="a0"/>
    <w:link w:val="a6"/>
    <w:rPr>
      <w:rFonts w:ascii="FangSong_GB2312" w:eastAsia="FangSong_GB2312" w:hAnsi="FangSong_GB2312" w:cs="FangSong_GB2312" w:hint="eastAsia"/>
      <w:kern w:val="2"/>
      <w:sz w:val="18"/>
      <w:szCs w:val="18"/>
    </w:rPr>
  </w:style>
  <w:style w:type="character" w:styleId="af8">
    <w:name w:val="Hyperlink"/>
    <w:basedOn w:val="a0"/>
    <w:uiPriority w:val="99"/>
    <w:unhideWhenUsed/>
    <w:rsid w:val="005F291C"/>
    <w:rPr>
      <w:color w:val="467886" w:themeColor="hyperlink"/>
      <w:u w:val="single"/>
    </w:rPr>
  </w:style>
  <w:style w:type="character" w:styleId="af9">
    <w:name w:val="annotation reference"/>
    <w:basedOn w:val="a0"/>
    <w:uiPriority w:val="99"/>
    <w:semiHidden/>
    <w:unhideWhenUsed/>
    <w:rsid w:val="00943DC1"/>
    <w:rPr>
      <w:sz w:val="21"/>
      <w:szCs w:val="21"/>
    </w:rPr>
  </w:style>
  <w:style w:type="paragraph" w:styleId="afa">
    <w:name w:val="annotation text"/>
    <w:basedOn w:val="a"/>
    <w:link w:val="afb"/>
    <w:uiPriority w:val="99"/>
    <w:unhideWhenUsed/>
    <w:rsid w:val="00943DC1"/>
    <w:pPr>
      <w:jc w:val="left"/>
    </w:pPr>
  </w:style>
  <w:style w:type="character" w:customStyle="1" w:styleId="afb">
    <w:name w:val="批注文字 字符"/>
    <w:basedOn w:val="a0"/>
    <w:link w:val="afa"/>
    <w:uiPriority w:val="99"/>
    <w:rsid w:val="00943DC1"/>
    <w:rPr>
      <w:rFonts w:ascii="FangSong_GB2312" w:eastAsia="FangSong_GB2312" w:hAnsi="FangSong_GB2312"/>
      <w:kern w:val="2"/>
      <w:sz w:val="32"/>
      <w:szCs w:val="21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943DC1"/>
    <w:rPr>
      <w:b/>
      <w:bCs/>
    </w:rPr>
  </w:style>
  <w:style w:type="character" w:customStyle="1" w:styleId="afd">
    <w:name w:val="批注主题 字符"/>
    <w:basedOn w:val="afb"/>
    <w:link w:val="afc"/>
    <w:uiPriority w:val="99"/>
    <w:semiHidden/>
    <w:rsid w:val="00943DC1"/>
    <w:rPr>
      <w:rFonts w:ascii="FangSong_GB2312" w:eastAsia="FangSong_GB2312" w:hAnsi="FangSong_GB2312"/>
      <w:b/>
      <w:bCs/>
      <w:kern w:val="2"/>
      <w:sz w:val="32"/>
      <w:szCs w:val="21"/>
    </w:rPr>
  </w:style>
  <w:style w:type="paragraph" w:styleId="afe">
    <w:name w:val="Revision"/>
    <w:hidden/>
    <w:uiPriority w:val="99"/>
    <w:unhideWhenUsed/>
    <w:rsid w:val="00110EA8"/>
    <w:rPr>
      <w:rFonts w:ascii="FangSong_GB2312" w:eastAsia="FangSong_GB2312" w:hAnsi="FangSong_GB2312"/>
      <w:kern w:val="2"/>
      <w:sz w:val="32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24</Pages>
  <Words>2116</Words>
  <Characters>12064</Characters>
  <Application>Microsoft Office Word</Application>
  <DocSecurity>0</DocSecurity>
  <Lines>100</Lines>
  <Paragraphs>28</Paragraphs>
  <ScaleCrop>false</ScaleCrop>
  <Company/>
  <LinksUpToDate>false</LinksUpToDate>
  <CharactersWithSpaces>14152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JF XU</dc:creator>
  <cp:lastModifiedBy>JF XU</cp:lastModifiedBy>
  <cp:revision>183</cp:revision>
  <dcterms:created xsi:type="dcterms:W3CDTF">2026-03-18T00:59:00Z</dcterms:created>
  <dcterms:modified xsi:type="dcterms:W3CDTF">2026-03-29T01:29:00Z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A847498ABC148DC2DACAB069CB11AA53_43</vt:lpwstr>
  </property>
  <property fmtid="{D5CDD505-2E9C-101B-9397-08002B2CF9AE}" pid="4" name="KSOTemplateDocerSaveRecord">
    <vt:lpwstr>eyJoZGlkIjoiNTU0MDg0OGUwNzQzZmNiZGU0OWI1NDVkMzlhNTk5NmUiLCJ1c2VySWQiOiI0OTY1ODc2MTUifQ==</vt:lpwstr>
  </property>
</Properties>
</file>